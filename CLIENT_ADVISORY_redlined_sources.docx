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94DA" w14:textId="7305F3DF" w:rsidR="008F2F16" w:rsidRPr="0073165E" w:rsidRDefault="0073165E" w:rsidP="0073165E">
      <w:pPr>
        <w:jc w:val="both"/>
        <w:rPr>
          <w:rFonts w:ascii="Times New Roman" w:hAnsi="Times New Roman" w:cs="Times New Roman"/>
          <w:b/>
          <w:bCs/>
          <w:u w:val="single"/>
        </w:rPr>
      </w:pPr>
      <w:r>
        <w:rPr>
          <w:rFonts w:ascii="Times New Roman" w:hAnsi="Times New Roman" w:cs="Times New Roman"/>
          <w:b/>
          <w:bCs/>
          <w:u w:val="single"/>
        </w:rPr>
        <w:t xml:space="preserve">CLIENT ADVISORY </w:t>
      </w:r>
    </w:p>
    <w:p w14:paraId="512378C0" w14:textId="77777777" w:rsidR="0073165E" w:rsidRPr="0073165E" w:rsidRDefault="0073165E" w:rsidP="0073165E">
      <w:pPr>
        <w:jc w:val="both"/>
        <w:rPr>
          <w:rFonts w:ascii="Times New Roman" w:hAnsi="Times New Roman" w:cs="Times New Roman"/>
        </w:rPr>
      </w:pPr>
      <w:r>
        <w:rPr>
          <w:rFonts w:ascii="Times New Roman" w:hAnsi="Times New Roman" w:cs="Times New Roman"/>
        </w:rPr>
        <w:t>The three questions this memorandum answers</w:t>
      </w:r>
    </w:p>
    <w:p w14:paraId="58DC2EE5" w14:textId="085C649F" w:rsidR="0073165E" w:rsidRPr="0073165E" w:rsidRDefault="0073165E" w:rsidP="0073165E">
      <w:pPr>
        <w:pStyle w:val="ListParagraph"/>
        <w:numPr>
          <w:ilvl w:val="0"/>
          <w:numId w:val="1"/>
        </w:numPr>
        <w:jc w:val="both"/>
        <w:rPr>
          <w:rFonts w:ascii="Times New Roman" w:hAnsi="Times New Roman" w:cs="Times New Roman"/>
        </w:rPr>
      </w:pPr>
      <w:r>
        <w:rPr>
          <w:rFonts w:ascii="Times New Roman" w:hAnsi="Times New Roman" w:cs="Times New Roman"/>
        </w:rPr>
        <w:t>What was the position before the CETA (Chapter 1);</w:t>
      </w:r>
    </w:p>
    <w:p w14:paraId="11FFFC88" w14:textId="4FCEF853" w:rsidR="0073165E" w:rsidRPr="0073165E" w:rsidRDefault="0073165E" w:rsidP="0073165E">
      <w:pPr>
        <w:pStyle w:val="ListParagraph"/>
        <w:numPr>
          <w:ilvl w:val="0"/>
          <w:numId w:val="1"/>
        </w:numPr>
        <w:jc w:val="both"/>
        <w:rPr>
          <w:rFonts w:ascii="Times New Roman" w:hAnsi="Times New Roman" w:cs="Times New Roman"/>
        </w:rPr>
      </w:pPr>
      <w:r>
        <w:rPr>
          <w:rFonts w:ascii="Times New Roman" w:hAnsi="Times New Roman" w:cs="Times New Roman"/>
        </w:rPr>
        <w:t>What has changed on and from 15 July 2026 (Chapters 2 and 3); and</w:t>
      </w:r>
    </w:p>
    <w:p w14:paraId="5F570031" w14:textId="07023A8E" w:rsidR="0073165E" w:rsidRDefault="0073165E" w:rsidP="0073165E">
      <w:pPr>
        <w:pStyle w:val="ListParagraph"/>
        <w:numPr>
          <w:ilvl w:val="0"/>
          <w:numId w:val="1"/>
        </w:numPr>
        <w:jc w:val="both"/>
        <w:rPr>
          <w:rFonts w:ascii="Times New Roman" w:hAnsi="Times New Roman" w:cs="Times New Roman"/>
        </w:rPr>
      </w:pPr>
      <w:r>
        <w:rPr>
          <w:rFonts w:ascii="Times New Roman" w:hAnsi="Times New Roman" w:cs="Times New Roman"/>
        </w:rPr>
        <w:t>What has not changed — domestic taxes, approvals and regulatory requirements that continue to apply.</w:t>
      </w:r>
    </w:p>
    <w:p w14:paraId="0A216576" w14:textId="77777777" w:rsidR="006C68C1" w:rsidRPr="006C68C1" w:rsidRDefault="006C68C1" w:rsidP="006C68C1">
      <w:pPr>
        <w:jc w:val="both"/>
        <w:rPr>
          <w:rFonts w:ascii="Times New Roman" w:hAnsi="Times New Roman" w:cs="Times New Roman"/>
        </w:rPr>
      </w:pPr>
      <w:r>
        <w:rPr>
          <w:rFonts w:ascii="Times New Roman" w:hAnsi="Times New Roman" w:cs="Times New Roman"/>
        </w:rPr>
        <w:t>How to use the tables</w:t>
      </w:r>
    </w:p>
    <w:p w14:paraId="3E3E034F" w14:textId="2757C6B9" w:rsidR="006C68C1" w:rsidRPr="006C68C1" w:rsidRDefault="006C68C1" w:rsidP="006C68C1">
      <w:pPr>
        <w:pStyle w:val="ListParagraph"/>
        <w:numPr>
          <w:ilvl w:val="0"/>
          <w:numId w:val="3"/>
        </w:numPr>
        <w:jc w:val="both"/>
        <w:rPr>
          <w:rFonts w:ascii="Times New Roman" w:hAnsi="Times New Roman" w:cs="Times New Roman"/>
        </w:rPr>
      </w:pPr>
      <w:r>
        <w:rPr>
          <w:rFonts w:ascii="Times New Roman" w:hAnsi="Times New Roman" w:cs="Times New Roman"/>
          <w:b/>
          <w:bCs/>
        </w:rPr>
        <w:t>Chapter 1 tables</w:t>
      </w:r>
      <w:r>
        <w:rPr>
          <w:rFonts w:ascii="Times New Roman" w:hAnsi="Times New Roman" w:cs="Times New Roman"/>
        </w:rPr>
        <w:t xml:space="preserve"> give the pre-FTA baseline for each sector — the old duty and the standing compliance requirements.</w:t>
      </w:r>
    </w:p>
    <w:p w14:paraId="6C11C450" w14:textId="5F7435D4" w:rsidR="006C68C1" w:rsidRPr="006C68C1" w:rsidRDefault="006C68C1" w:rsidP="006C68C1">
      <w:pPr>
        <w:pStyle w:val="ListParagraph"/>
        <w:numPr>
          <w:ilvl w:val="0"/>
          <w:numId w:val="3"/>
        </w:numPr>
        <w:jc w:val="both"/>
        <w:rPr>
          <w:rFonts w:ascii="Times New Roman" w:hAnsi="Times New Roman" w:cs="Times New Roman"/>
        </w:rPr>
      </w:pPr>
      <w:r>
        <w:rPr>
          <w:rFonts w:ascii="Times New Roman" w:hAnsi="Times New Roman" w:cs="Times New Roman"/>
          <w:b/>
          <w:bCs/>
        </w:rPr>
        <w:t>Chapter 3 tables</w:t>
      </w:r>
      <w:r>
        <w:rPr>
          <w:rFonts w:ascii="Times New Roman" w:hAnsi="Times New Roman" w:cs="Times New Roman"/>
        </w:rPr>
        <w:t xml:space="preserve"> show the change in adjacent columns (pre-FTA duty → post-FTA duty) plus the new obligation — read these to see what is different.</w:t>
      </w:r>
    </w:p>
    <w:p w14:paraId="5BBB7F73" w14:textId="5DDBA7D9" w:rsidR="0020053A" w:rsidRPr="0020053A" w:rsidRDefault="006C68C1" w:rsidP="0020053A">
      <w:pPr>
        <w:pStyle w:val="ListParagraph"/>
        <w:numPr>
          <w:ilvl w:val="0"/>
          <w:numId w:val="3"/>
        </w:numPr>
        <w:jc w:val="both"/>
        <w:rPr>
          <w:rFonts w:ascii="Times New Roman" w:hAnsi="Times New Roman" w:cs="Times New Roman"/>
          <w:b/>
          <w:bCs/>
          <w:u w:val="single"/>
        </w:rPr>
      </w:pPr>
      <w:r>
        <w:rPr>
          <w:rFonts w:ascii="Times New Roman" w:hAnsi="Times New Roman" w:cs="Times New Roman"/>
        </w:rPr>
        <w:t xml:space="preserve">The </w:t>
      </w:r>
      <w:r>
        <w:rPr>
          <w:rFonts w:ascii="Times New Roman" w:hAnsi="Times New Roman" w:cs="Times New Roman"/>
          <w:b/>
          <w:bCs/>
        </w:rPr>
        <w:t xml:space="preserve">eight master tables </w:t>
      </w:r>
      <w:r>
        <w:rPr>
          <w:rFonts w:ascii="Times New Roman" w:hAnsi="Times New Roman" w:cs="Times New Roman"/>
        </w:rPr>
        <w:t>are the formal four-column reference (Category | Duty / Market Access | Compliance | Source), with the analysis, action points and checklists after them.</w:t>
      </w:r>
    </w:p>
    <w:p w14:paraId="62C7F364" w14:textId="711C0A13" w:rsidR="0020053A" w:rsidRDefault="0020053A" w:rsidP="0020053A">
      <w:pPr>
        <w:jc w:val="both"/>
        <w:rPr>
          <w:rFonts w:ascii="Times New Roman" w:hAnsi="Times New Roman" w:cs="Times New Roman"/>
          <w:b/>
          <w:bCs/>
          <w:u w:val="single"/>
        </w:rPr>
      </w:pPr>
      <w:r>
        <w:rPr>
          <w:rFonts w:ascii="Times New Roman" w:hAnsi="Times New Roman" w:cs="Times New Roman"/>
          <w:b/>
          <w:bCs/>
          <w:u w:val="single"/>
        </w:rPr>
        <w:t>FTA Details</w:t>
      </w:r>
    </w:p>
    <w:p w14:paraId="0640BCA5" w14:textId="66D1712B" w:rsidR="0020053A" w:rsidRDefault="0020053A" w:rsidP="0020053A">
      <w:pPr>
        <w:jc w:val="both"/>
        <w:rPr>
          <w:rFonts w:ascii="Times New Roman" w:hAnsi="Times New Roman" w:cs="Times New Roman"/>
        </w:rPr>
      </w:pPr>
      <w:r>
        <w:rPr>
          <w:rFonts w:ascii="Times New Roman" w:hAnsi="Times New Roman" w:cs="Times New Roman"/>
        </w:rPr>
        <w:t>On 15 July 2026 the India–United Kingdom Comprehensive Economic and Trade Agreement (CETA) and its companion Agreement on Social Security (the Double Contribution Convention, or DCC) enter into force. It is India's most comprehensive free trade agreement with a G7 economy and the UK's most significant bilateral trade agreement since it left the European Union — 30 chapters covering goods, services, investment, digital trade, intellectual property, government procurement, mobility and sustainability (PIB, Release ID 2274280).</w:t>
      </w:r>
    </w:p>
    <w:p w14:paraId="79CDC544" w14:textId="62AB0B28" w:rsidR="0020053A" w:rsidRDefault="00271C83" w:rsidP="0020053A">
      <w:pPr>
        <w:jc w:val="both"/>
        <w:rPr>
          <w:rFonts w:ascii="Times New Roman" w:hAnsi="Times New Roman" w:cs="Times New Roman"/>
        </w:rPr>
      </w:pPr>
      <w:r>
        <w:rPr>
          <w:rFonts w:ascii="Times New Roman" w:hAnsi="Times New Roman" w:cs="Times New Roman"/>
        </w:rPr>
        <w:t xml:space="preserve">This is India's sixth FTA implemented in recent years, after Mauritius, the UAE, Australia, EFTA and Oman. The cost of trading goods across the corridor falls sharply, and the process is meant to get faster. But the tariff savings are conditional: they apply only to goods that qualify as Indian- or UK-origin under the Rules of Origin, properly declared and documented. Capturing the benefit is a compliance exercise, not an automatic entitlement.</w:t>
      </w:r>
    </w:p>
    <w:p w14:paraId="3B402891" w14:textId="543CC281" w:rsidR="00271C83" w:rsidRDefault="00271C83" w:rsidP="0020053A">
      <w:pPr>
        <w:jc w:val="both"/>
        <w:rPr>
          <w:rFonts w:ascii="Times New Roman" w:hAnsi="Times New Roman" w:cs="Times New Roman"/>
        </w:rPr>
      </w:pPr>
      <w:r>
        <w:rPr>
          <w:rFonts w:ascii="Times New Roman" w:hAnsi="Times New Roman" w:cs="Times New Roman"/>
        </w:rPr>
        <w:t xml:space="preserve">The preferential rate is optional — where MFN is lower or equal, a trader may use it, and either country may cut duties faster than agreed.</w:t>
      </w:r>
    </w:p>
    <w:p w14:paraId="7D64647B" w14:textId="77777777" w:rsidR="0020053A" w:rsidRDefault="0020053A" w:rsidP="0020053A">
      <w:pPr>
        <w:keepNext/>
        <w:spacing w:before="60" w:after="60"/>
      </w:pPr>
    </w:p>
    <w:tbl>
      <w:tblPr>
        <w:tblStyle w:val="TableGrid"/>
        <w:tblW w:w="0" w:type="auto"/>
        <w:tblLook w:val="04A0" w:firstRow="1" w:lastRow="0" w:firstColumn="1" w:lastColumn="0" w:noHBand="0" w:noVBand="1"/>
      </w:tblPr>
      <w:tblGrid>
        <w:gridCol w:w="3055"/>
        <w:gridCol w:w="6295"/>
      </w:tblGrid>
      <w:tr w:rsidR="0020053A" w14:paraId="37F07CAF" w14:textId="77777777" w:rsidTr="0020053A">
        <w:tc>
          <w:tcPr>
            <w:tcW w:w="3055" w:type="dxa"/>
            <w:shd w:val="clear" w:color="auto" w:fill="D9D9D9" w:themeFill="background1" w:themeFillShade="D9"/>
            <w:vAlign w:val="center"/>
          </w:tcPr>
          <w:p w14:paraId="78232E37" w14:textId="69028E30"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t>Feature</w:t>
            </w:r>
            <w:r>
              <w:rPr>
                <w:rStyle w:val="FootnoteReference"/>
                <w:rFonts w:ascii="Times New Roman" w:eastAsia="Georgia" w:hAnsi="Times New Roman" w:cs="Times New Roman"/>
                <w:b/>
                <w:bCs/>
              </w:rPr>
              <w:footnoteReference w:id="1"/>
            </w:r>
          </w:p>
        </w:tc>
        <w:tc>
          <w:tcPr>
            <w:tcW w:w="6295" w:type="dxa"/>
            <w:shd w:val="clear" w:color="auto" w:fill="D9D9D9" w:themeFill="background1" w:themeFillShade="D9"/>
            <w:vAlign w:val="center"/>
          </w:tcPr>
          <w:p w14:paraId="78B0F694" w14:textId="36A1A6E2"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t>What it means for your business</w:t>
            </w:r>
          </w:p>
        </w:tc>
      </w:tr>
      <w:tr w:rsidR="0020053A" w14:paraId="261837F9" w14:textId="77777777" w:rsidTr="0020053A">
        <w:tc>
          <w:tcPr>
            <w:tcW w:w="3055" w:type="dxa"/>
            <w:vAlign w:val="center"/>
          </w:tcPr>
          <w:p w14:paraId="1FEC153A" w14:textId="728BFDC5"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t>Tariffs — exports to the UK</w:t>
            </w:r>
          </w:p>
        </w:tc>
        <w:tc>
          <w:tcPr>
            <w:tcW w:w="6295" w:type="dxa"/>
            <w:vAlign w:val="center"/>
          </w:tcPr>
          <w:p w14:paraId="5D69DF6D" w14:textId="77777777" w:rsidR="0020053A" w:rsidRDefault="0020053A" w:rsidP="0020053A">
            <w:pPr>
              <w:jc w:val="both"/>
              <w:rPr>
                <w:rFonts w:ascii="Times New Roman" w:eastAsia="Georgia" w:hAnsi="Times New Roman" w:cs="Times New Roman"/>
              </w:rPr>
            </w:pPr>
          </w:p>
          <w:p w14:paraId="782DAE40" w14:textId="2E1E59DB" w:rsidR="0020053A" w:rsidRDefault="0020053A" w:rsidP="0020053A">
            <w:pPr>
              <w:jc w:val="both"/>
              <w:rPr>
                <w:rFonts w:ascii="Times New Roman" w:eastAsia="Georgia" w:hAnsi="Times New Roman" w:cs="Times New Roman"/>
              </w:rPr>
            </w:pPr>
            <w:r>
              <w:rPr>
                <w:rFonts w:ascii="Times New Roman" w:eastAsia="Georgia" w:hAnsi="Times New Roman" w:cs="Times New Roman"/>
              </w:rPr>
              <w:t xml:space="preserve">UK removes duties on ~99% of Indian tariff lines from day one (~100% of export value). </w:t>
            </w:r>
          </w:p>
          <w:p w14:paraId="338C72D6" w14:textId="77777777" w:rsidR="0020053A" w:rsidRDefault="0020053A" w:rsidP="0020053A">
            <w:pPr>
              <w:jc w:val="both"/>
              <w:rPr>
                <w:rFonts w:ascii="Times New Roman" w:eastAsia="Georgia" w:hAnsi="Times New Roman" w:cs="Times New Roman"/>
              </w:rPr>
            </w:pPr>
          </w:p>
          <w:p w14:paraId="3EF708C5" w14:textId="0B82CA02" w:rsidR="0020053A" w:rsidRPr="0020053A" w:rsidRDefault="0020053A" w:rsidP="0020053A">
            <w:pPr>
              <w:jc w:val="both"/>
              <w:rPr>
                <w:rFonts w:ascii="Times New Roman" w:hAnsi="Times New Roman" w:cs="Times New Roman"/>
              </w:rPr>
            </w:pPr>
            <w:r>
              <w:rPr>
                <w:rFonts w:ascii="Times New Roman" w:eastAsia="Georgia" w:hAnsi="Times New Roman" w:cs="Times New Roman"/>
              </w:rPr>
              <w:lastRenderedPageBreak/>
              <w:t>High-duty sectors — processed food (up to 70%), marine (up to 21.5%), engineering/auto components (up to 18%), leather/footwear (up to 16%), textiles/clothing (up to 12%), chemicals/pharma (up to 8%) — move to zero.</w:t>
            </w:r>
          </w:p>
        </w:tc>
      </w:tr>
      <w:tr w:rsidR="0020053A" w14:paraId="1FBF56DD" w14:textId="77777777" w:rsidTr="0020053A">
        <w:tc>
          <w:tcPr>
            <w:tcW w:w="3055" w:type="dxa"/>
            <w:vAlign w:val="center"/>
          </w:tcPr>
          <w:p w14:paraId="0A280D19" w14:textId="55FC0E17"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lastRenderedPageBreak/>
              <w:t>Tariffs — imports from the UK</w:t>
            </w:r>
          </w:p>
        </w:tc>
        <w:tc>
          <w:tcPr>
            <w:tcW w:w="6295" w:type="dxa"/>
            <w:vAlign w:val="center"/>
          </w:tcPr>
          <w:p w14:paraId="316E2B12" w14:textId="77777777" w:rsidR="0020053A" w:rsidRDefault="0020053A" w:rsidP="0020053A">
            <w:pPr>
              <w:jc w:val="both"/>
              <w:rPr>
                <w:rFonts w:ascii="Times New Roman" w:eastAsia="Georgia" w:hAnsi="Times New Roman" w:cs="Times New Roman"/>
              </w:rPr>
            </w:pPr>
          </w:p>
          <w:p w14:paraId="7555819C" w14:textId="77777777" w:rsidR="0020053A" w:rsidRDefault="0020053A" w:rsidP="0020053A">
            <w:pPr>
              <w:jc w:val="both"/>
              <w:rPr>
                <w:rFonts w:ascii="Times New Roman" w:eastAsia="Georgia" w:hAnsi="Times New Roman" w:cs="Times New Roman"/>
              </w:rPr>
            </w:pPr>
            <w:r>
              <w:rPr>
                <w:rFonts w:ascii="Times New Roman" w:eastAsia="Georgia" w:hAnsi="Times New Roman" w:cs="Times New Roman"/>
              </w:rPr>
              <w:t xml:space="preserve">India opens ~89.5% of tariff lines (~91% of UK exports); </w:t>
            </w:r>
          </w:p>
          <w:p w14:paraId="5CD3AE65" w14:textId="77777777" w:rsidR="0020053A" w:rsidRDefault="0020053A" w:rsidP="0020053A">
            <w:pPr>
              <w:jc w:val="both"/>
              <w:rPr>
                <w:rFonts w:ascii="Times New Roman" w:eastAsia="Georgia" w:hAnsi="Times New Roman" w:cs="Times New Roman"/>
              </w:rPr>
            </w:pPr>
          </w:p>
          <w:p w14:paraId="3D8B300E" w14:textId="6C5A3C99" w:rsidR="0020053A" w:rsidRPr="0020053A" w:rsidRDefault="0020053A" w:rsidP="0020053A">
            <w:pPr>
              <w:jc w:val="both"/>
              <w:rPr>
                <w:rFonts w:ascii="Times New Roman" w:hAnsi="Times New Roman" w:cs="Times New Roman"/>
              </w:rPr>
            </w:pPr>
            <w:r>
              <w:rPr>
                <w:rFonts w:ascii="Times New Roman" w:eastAsia="Georgia" w:hAnsi="Times New Roman" w:cs="Times New Roman"/>
              </w:rPr>
              <w:t>~24.5% of value duty-free immediately, the rest phased over 5/7/10 years. Sensitive farm and strategic lines excluded.</w:t>
            </w:r>
          </w:p>
        </w:tc>
      </w:tr>
      <w:tr w:rsidR="0020053A" w14:paraId="0C8BE196" w14:textId="77777777" w:rsidTr="0020053A">
        <w:tc>
          <w:tcPr>
            <w:tcW w:w="3055" w:type="dxa"/>
            <w:vAlign w:val="center"/>
          </w:tcPr>
          <w:p w14:paraId="0A742498" w14:textId="6576B5FE"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t>Services &amp; mobility</w:t>
            </w:r>
          </w:p>
        </w:tc>
        <w:tc>
          <w:tcPr>
            <w:tcW w:w="6295" w:type="dxa"/>
            <w:vAlign w:val="center"/>
          </w:tcPr>
          <w:p w14:paraId="1865D12F" w14:textId="77777777" w:rsidR="0020053A" w:rsidRDefault="0020053A" w:rsidP="0020053A">
            <w:pPr>
              <w:jc w:val="both"/>
              <w:rPr>
                <w:rFonts w:ascii="Times New Roman" w:eastAsia="Georgia" w:hAnsi="Times New Roman" w:cs="Times New Roman"/>
              </w:rPr>
            </w:pPr>
          </w:p>
          <w:p w14:paraId="24AC9990" w14:textId="3FD6396D" w:rsidR="0020053A" w:rsidRPr="0020053A" w:rsidRDefault="0020053A" w:rsidP="0020053A">
            <w:pPr>
              <w:jc w:val="both"/>
              <w:rPr>
                <w:rFonts w:ascii="Times New Roman" w:hAnsi="Times New Roman" w:cs="Times New Roman"/>
              </w:rPr>
            </w:pPr>
            <w:r>
              <w:rPr>
                <w:rFonts w:ascii="Times New Roman" w:eastAsia="Georgia" w:hAnsi="Times New Roman" w:cs="Times New Roman"/>
              </w:rPr>
              <w:t>UK opens 137 sub-sectors; assured entry for business visitors, intra-corporate transferees, contractual suppliers, independent professionals and investors; dedicated annual quota of 1,800 for chefs, yoga instructors and musicians.</w:t>
            </w:r>
          </w:p>
        </w:tc>
      </w:tr>
      <w:tr w:rsidR="0020053A" w14:paraId="1EF8689A" w14:textId="77777777" w:rsidTr="0020053A">
        <w:tc>
          <w:tcPr>
            <w:tcW w:w="3055" w:type="dxa"/>
            <w:vAlign w:val="center"/>
          </w:tcPr>
          <w:p w14:paraId="6D59FAC6" w14:textId="649FC384"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t>Social security (DCC)</w:t>
            </w:r>
          </w:p>
        </w:tc>
        <w:tc>
          <w:tcPr>
            <w:tcW w:w="6295" w:type="dxa"/>
            <w:vAlign w:val="center"/>
          </w:tcPr>
          <w:p w14:paraId="225B4AEA" w14:textId="77777777" w:rsidR="0020053A" w:rsidRDefault="0020053A" w:rsidP="0020053A">
            <w:pPr>
              <w:jc w:val="both"/>
              <w:rPr>
                <w:rFonts w:ascii="Times New Roman" w:eastAsia="Georgia" w:hAnsi="Times New Roman" w:cs="Times New Roman"/>
              </w:rPr>
            </w:pPr>
          </w:p>
          <w:p w14:paraId="2FF6827B" w14:textId="1516AF99" w:rsidR="0020053A" w:rsidRPr="0020053A" w:rsidRDefault="0020053A" w:rsidP="0020053A">
            <w:pPr>
              <w:jc w:val="both"/>
              <w:rPr>
                <w:rFonts w:ascii="Times New Roman" w:hAnsi="Times New Roman" w:cs="Times New Roman"/>
              </w:rPr>
            </w:pPr>
            <w:r>
              <w:rPr>
                <w:rFonts w:ascii="Times New Roman" w:eastAsia="Georgia" w:hAnsi="Times New Roman" w:cs="Times New Roman"/>
              </w:rPr>
              <w:t>Indian professionals on temporary UK assignments — and employers — exempt from UK social security for up to five years (up from three). A Certificate of Coverage is required.</w:t>
            </w:r>
          </w:p>
        </w:tc>
      </w:tr>
      <w:tr w:rsidR="0020053A" w14:paraId="7E4E120F" w14:textId="77777777" w:rsidTr="0020053A">
        <w:tc>
          <w:tcPr>
            <w:tcW w:w="3055" w:type="dxa"/>
            <w:vAlign w:val="center"/>
          </w:tcPr>
          <w:p w14:paraId="3AD18D19" w14:textId="40D40417"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t>Faster customs</w:t>
            </w:r>
          </w:p>
        </w:tc>
        <w:tc>
          <w:tcPr>
            <w:tcW w:w="6295" w:type="dxa"/>
            <w:vAlign w:val="center"/>
          </w:tcPr>
          <w:p w14:paraId="28F4A84E" w14:textId="77777777" w:rsidR="0020053A" w:rsidRDefault="0020053A" w:rsidP="0020053A">
            <w:pPr>
              <w:jc w:val="both"/>
              <w:rPr>
                <w:rFonts w:ascii="Times New Roman" w:eastAsia="Georgia" w:hAnsi="Times New Roman" w:cs="Times New Roman"/>
              </w:rPr>
            </w:pPr>
          </w:p>
          <w:p w14:paraId="141ED7EB" w14:textId="2355ADAE" w:rsidR="0020053A" w:rsidRPr="0020053A" w:rsidRDefault="0020053A" w:rsidP="0020053A">
            <w:pPr>
              <w:jc w:val="both"/>
              <w:rPr>
                <w:rFonts w:ascii="Times New Roman" w:hAnsi="Times New Roman" w:cs="Times New Roman"/>
              </w:rPr>
            </w:pPr>
            <w:r>
              <w:rPr>
                <w:rFonts w:ascii="Times New Roman" w:eastAsia="Georgia" w:hAnsi="Times New Roman" w:cs="Times New Roman"/>
              </w:rPr>
              <w:t>Simplified, digital, paperless customs; AEO fast-tracking; quicker release of compliant goods.</w:t>
            </w:r>
          </w:p>
        </w:tc>
      </w:tr>
      <w:tr w:rsidR="0020053A" w14:paraId="59B9D1C2" w14:textId="77777777" w:rsidTr="0020053A">
        <w:tc>
          <w:tcPr>
            <w:tcW w:w="3055" w:type="dxa"/>
            <w:vAlign w:val="center"/>
          </w:tcPr>
          <w:p w14:paraId="448B3CD2" w14:textId="77777777" w:rsidR="0020053A" w:rsidRDefault="0020053A" w:rsidP="0020053A">
            <w:pPr>
              <w:jc w:val="both"/>
              <w:rPr>
                <w:rFonts w:ascii="Times New Roman" w:eastAsia="Georgia" w:hAnsi="Times New Roman" w:cs="Times New Roman"/>
                <w:b/>
                <w:bCs/>
              </w:rPr>
            </w:pPr>
          </w:p>
          <w:p w14:paraId="1417B26D" w14:textId="190DE15C" w:rsidR="0020053A" w:rsidRPr="0020053A" w:rsidRDefault="0020053A" w:rsidP="0020053A">
            <w:pPr>
              <w:jc w:val="both"/>
              <w:rPr>
                <w:rFonts w:ascii="Times New Roman" w:hAnsi="Times New Roman" w:cs="Times New Roman"/>
              </w:rPr>
            </w:pPr>
            <w:r>
              <w:rPr>
                <w:rFonts w:ascii="Times New Roman" w:eastAsia="Georgia" w:hAnsi="Times New Roman" w:cs="Times New Roman"/>
                <w:b/>
                <w:bCs/>
              </w:rPr>
              <w:t>What has NOT changed</w:t>
            </w:r>
          </w:p>
        </w:tc>
        <w:tc>
          <w:tcPr>
            <w:tcW w:w="6295" w:type="dxa"/>
            <w:vAlign w:val="center"/>
          </w:tcPr>
          <w:p w14:paraId="35BC6F7D" w14:textId="77777777" w:rsidR="0020053A" w:rsidRDefault="0020053A" w:rsidP="0020053A">
            <w:pPr>
              <w:jc w:val="both"/>
              <w:rPr>
                <w:rFonts w:ascii="Times New Roman" w:eastAsia="Georgia" w:hAnsi="Times New Roman" w:cs="Times New Roman"/>
              </w:rPr>
            </w:pPr>
          </w:p>
          <w:p w14:paraId="6C24C581" w14:textId="4CE985BD" w:rsidR="0020053A" w:rsidRPr="0020053A" w:rsidRDefault="0020053A" w:rsidP="0020053A">
            <w:pPr>
              <w:jc w:val="both"/>
              <w:rPr>
                <w:rFonts w:ascii="Times New Roman" w:hAnsi="Times New Roman" w:cs="Times New Roman"/>
              </w:rPr>
            </w:pPr>
            <w:r>
              <w:rPr>
                <w:rFonts w:ascii="Times New Roman" w:eastAsia="Georgia" w:hAnsi="Times New Roman" w:cs="Times New Roman"/>
              </w:rPr>
              <w:t>Indian GST (IGST) on imports; product approvals (BIS, FSSAI, CDSCO); the FEMA / RBI framework; UK product standards (UKCA/CE, UK REACH) and SPS controls. CETA lowers tariffs and eases process — it does not switch off domestic compliance.</w:t>
            </w:r>
          </w:p>
        </w:tc>
      </w:tr>
    </w:tbl>
    <w:p w14:paraId="5C274D04" w14:textId="77777777" w:rsidR="004F1F50" w:rsidRDefault="004F1F50" w:rsidP="00271C83">
      <w:pPr>
        <w:keepNext/>
        <w:spacing w:before="60" w:after="60"/>
        <w:rPr>
          <w:rFonts w:ascii="Times New Roman" w:eastAsia="Georgia" w:hAnsi="Times New Roman" w:cs="Times New Roman"/>
          <w:b/>
          <w:bCs/>
          <w:u w:val="single"/>
        </w:rPr>
      </w:pPr>
    </w:p>
    <w:p w14:paraId="0A104182" w14:textId="2FDD698F" w:rsidR="00271C83" w:rsidRPr="00271C83" w:rsidRDefault="00271C83" w:rsidP="00271C83">
      <w:pPr>
        <w:keepNext/>
        <w:spacing w:before="60" w:after="60"/>
        <w:rPr>
          <w:rFonts w:ascii="Times New Roman" w:hAnsi="Times New Roman" w:cs="Times New Roman"/>
          <w:u w:val="single"/>
        </w:rPr>
      </w:pPr>
      <w:r>
        <w:rPr>
          <w:rFonts w:ascii="Times New Roman" w:eastAsia="Georgia" w:hAnsi="Times New Roman" w:cs="Times New Roman"/>
          <w:b/>
          <w:bCs/>
          <w:u w:val="single"/>
        </w:rPr>
        <w:t xml:space="preserve">The 30-Chapter Delination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526"/>
      </w:tblGrid>
      <w:tr w:rsidR="00271C83" w:rsidRPr="00271C83" w14:paraId="3C88EF1E" w14:textId="77777777" w:rsidTr="00271C83">
        <w:trPr>
          <w:tblHeader/>
        </w:trPr>
        <w:tc>
          <w:tcPr>
            <w:tcW w:w="2500" w:type="dxa"/>
            <w:shd w:val="clear" w:color="auto" w:fill="FFFFFF" w:themeFill="background1"/>
            <w:tcMar>
              <w:top w:w="55" w:type="dxa"/>
              <w:left w:w="90" w:type="dxa"/>
              <w:bottom w:w="55" w:type="dxa"/>
              <w:right w:w="90" w:type="dxa"/>
            </w:tcMar>
            <w:vAlign w:val="center"/>
          </w:tcPr>
          <w:p w14:paraId="2CADDAD7" w14:textId="46E129A9" w:rsidR="00271C83" w:rsidRPr="00271C83" w:rsidRDefault="00271C83" w:rsidP="00AE0A2C">
            <w:pPr>
              <w:spacing w:after="0" w:line="250" w:lineRule="auto"/>
              <w:rPr>
                <w:rFonts w:ascii="Times New Roman" w:hAnsi="Times New Roman" w:cs="Times New Roman"/>
              </w:rPr>
            </w:pPr>
            <w:r>
              <w:rPr>
                <w:rFonts w:ascii="Times New Roman" w:eastAsia="Georgia" w:hAnsi="Times New Roman" w:cs="Times New Roman"/>
                <w:b/>
                <w:bCs/>
              </w:rPr>
              <w:t>Theme</w:t>
            </w:r>
            <w:r>
              <w:rPr>
                <w:rStyle w:val="FootnoteReference"/>
                <w:rFonts w:ascii="Times New Roman" w:eastAsia="Georgia" w:hAnsi="Times New Roman" w:cs="Times New Roman"/>
                <w:b/>
                <w:bCs/>
              </w:rPr>
              <w:footnoteReference w:id="2"/>
            </w:r>
          </w:p>
        </w:tc>
        <w:tc>
          <w:tcPr>
            <w:tcW w:w="6526" w:type="dxa"/>
            <w:shd w:val="clear" w:color="auto" w:fill="FFFFFF" w:themeFill="background1"/>
            <w:tcMar>
              <w:top w:w="55" w:type="dxa"/>
              <w:left w:w="90" w:type="dxa"/>
              <w:bottom w:w="55" w:type="dxa"/>
              <w:right w:w="90" w:type="dxa"/>
            </w:tcMar>
            <w:vAlign w:val="center"/>
          </w:tcPr>
          <w:p w14:paraId="24B12FF1" w14:textId="77777777" w:rsidR="00271C83" w:rsidRPr="00271C83" w:rsidRDefault="00271C83" w:rsidP="00AE0A2C">
            <w:pPr>
              <w:spacing w:after="0" w:line="250" w:lineRule="auto"/>
              <w:rPr>
                <w:rFonts w:ascii="Times New Roman" w:hAnsi="Times New Roman" w:cs="Times New Roman"/>
              </w:rPr>
            </w:pPr>
            <w:r>
              <w:rPr>
                <w:rFonts w:ascii="Times New Roman" w:eastAsia="Georgia" w:hAnsi="Times New Roman" w:cs="Times New Roman"/>
                <w:b/>
                <w:bCs/>
              </w:rPr>
              <w:t>What it broadly covers (plain English)</w:t>
            </w:r>
          </w:p>
        </w:tc>
      </w:tr>
      <w:tr w:rsidR="00271C83" w:rsidRPr="00271C83" w14:paraId="24E285D3" w14:textId="77777777" w:rsidTr="00271C83">
        <w:tc>
          <w:tcPr>
            <w:tcW w:w="2500" w:type="dxa"/>
            <w:shd w:val="clear" w:color="auto" w:fill="FFFFFF" w:themeFill="background1"/>
            <w:tcMar>
              <w:top w:w="50" w:type="dxa"/>
              <w:left w:w="90" w:type="dxa"/>
              <w:bottom w:w="50" w:type="dxa"/>
              <w:right w:w="90" w:type="dxa"/>
            </w:tcMar>
            <w:vAlign w:val="center"/>
          </w:tcPr>
          <w:p w14:paraId="6C4A1F12"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b/>
                <w:bCs/>
              </w:rPr>
              <w:t>Trade in goods</w:t>
            </w:r>
          </w:p>
        </w:tc>
        <w:tc>
          <w:tcPr>
            <w:tcW w:w="6526" w:type="dxa"/>
            <w:shd w:val="clear" w:color="auto" w:fill="FFFFFF" w:themeFill="background1"/>
            <w:tcMar>
              <w:top w:w="50" w:type="dxa"/>
              <w:left w:w="90" w:type="dxa"/>
              <w:bottom w:w="50" w:type="dxa"/>
              <w:right w:w="90" w:type="dxa"/>
            </w:tcMar>
            <w:vAlign w:val="center"/>
          </w:tcPr>
          <w:p w14:paraId="7296F92F"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rPr>
              <w:t>Tariff elimination and phase-downs; Rules of Origin and product-specific rules (Annex 3A); customs procedures and facilitation; SPS measures; technical standards (TBT); trade-remedy safeguards.</w:t>
            </w:r>
          </w:p>
        </w:tc>
      </w:tr>
      <w:tr w:rsidR="00271C83" w:rsidRPr="00271C83" w14:paraId="73ABCDE1" w14:textId="77777777" w:rsidTr="00271C83">
        <w:tc>
          <w:tcPr>
            <w:tcW w:w="2500" w:type="dxa"/>
            <w:shd w:val="clear" w:color="auto" w:fill="FFFFFF" w:themeFill="background1"/>
            <w:tcMar>
              <w:top w:w="50" w:type="dxa"/>
              <w:left w:w="90" w:type="dxa"/>
              <w:bottom w:w="50" w:type="dxa"/>
              <w:right w:w="90" w:type="dxa"/>
            </w:tcMar>
            <w:vAlign w:val="center"/>
          </w:tcPr>
          <w:p w14:paraId="2134ABF9"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b/>
                <w:bCs/>
              </w:rPr>
              <w:t>Services &amp; investment</w:t>
            </w:r>
          </w:p>
        </w:tc>
        <w:tc>
          <w:tcPr>
            <w:tcW w:w="6526" w:type="dxa"/>
            <w:shd w:val="clear" w:color="auto" w:fill="FFFFFF" w:themeFill="background1"/>
            <w:tcMar>
              <w:top w:w="50" w:type="dxa"/>
              <w:left w:w="90" w:type="dxa"/>
              <w:bottom w:w="50" w:type="dxa"/>
              <w:right w:w="90" w:type="dxa"/>
            </w:tcMar>
            <w:vAlign w:val="center"/>
          </w:tcPr>
          <w:p w14:paraId="7CB62B65"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rPr>
              <w:t>Cross-border services; financial services; telecommunications; mobility of professionals; investment protections and non-discrimination.</w:t>
            </w:r>
          </w:p>
        </w:tc>
      </w:tr>
      <w:tr w:rsidR="00271C83" w:rsidRPr="00271C83" w14:paraId="51BD5747" w14:textId="77777777" w:rsidTr="00271C83">
        <w:tc>
          <w:tcPr>
            <w:tcW w:w="2500" w:type="dxa"/>
            <w:shd w:val="clear" w:color="auto" w:fill="FFFFFF" w:themeFill="background1"/>
            <w:tcMar>
              <w:top w:w="50" w:type="dxa"/>
              <w:left w:w="90" w:type="dxa"/>
              <w:bottom w:w="50" w:type="dxa"/>
              <w:right w:w="90" w:type="dxa"/>
            </w:tcMar>
            <w:vAlign w:val="center"/>
          </w:tcPr>
          <w:p w14:paraId="21062B40"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b/>
                <w:bCs/>
              </w:rPr>
              <w:t>Digital &amp; innovation</w:t>
            </w:r>
          </w:p>
        </w:tc>
        <w:tc>
          <w:tcPr>
            <w:tcW w:w="6526" w:type="dxa"/>
            <w:shd w:val="clear" w:color="auto" w:fill="FFFFFF" w:themeFill="background1"/>
            <w:tcMar>
              <w:top w:w="50" w:type="dxa"/>
              <w:left w:w="90" w:type="dxa"/>
              <w:bottom w:w="50" w:type="dxa"/>
              <w:right w:w="90" w:type="dxa"/>
            </w:tcMar>
            <w:vAlign w:val="center"/>
          </w:tcPr>
          <w:p w14:paraId="04B5E921"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rPr>
              <w:t>Digital trade and data flows; electronic/paperless documentation; intellectual property; innovation cooperation.</w:t>
            </w:r>
          </w:p>
        </w:tc>
      </w:tr>
      <w:tr w:rsidR="00271C83" w:rsidRPr="00271C83" w14:paraId="791B3A98" w14:textId="77777777" w:rsidTr="00271C83">
        <w:tc>
          <w:tcPr>
            <w:tcW w:w="2500" w:type="dxa"/>
            <w:shd w:val="clear" w:color="auto" w:fill="FFFFFF" w:themeFill="background1"/>
            <w:tcMar>
              <w:top w:w="50" w:type="dxa"/>
              <w:left w:w="90" w:type="dxa"/>
              <w:bottom w:w="50" w:type="dxa"/>
              <w:right w:w="90" w:type="dxa"/>
            </w:tcMar>
            <w:vAlign w:val="center"/>
          </w:tcPr>
          <w:p w14:paraId="67CA12C9"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b/>
                <w:bCs/>
              </w:rPr>
              <w:lastRenderedPageBreak/>
              <w:t>Business environment</w:t>
            </w:r>
          </w:p>
        </w:tc>
        <w:tc>
          <w:tcPr>
            <w:tcW w:w="6526" w:type="dxa"/>
            <w:shd w:val="clear" w:color="auto" w:fill="FFFFFF" w:themeFill="background1"/>
            <w:tcMar>
              <w:top w:w="50" w:type="dxa"/>
              <w:left w:w="90" w:type="dxa"/>
              <w:bottom w:w="50" w:type="dxa"/>
              <w:right w:w="90" w:type="dxa"/>
            </w:tcMar>
            <w:vAlign w:val="center"/>
          </w:tcPr>
          <w:p w14:paraId="4E3F9A9C"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rPr>
              <w:t>Government procurement (bilateral for the first time); competition; SMEs; good regulatory practice and transparency; anti-corruption.</w:t>
            </w:r>
          </w:p>
        </w:tc>
      </w:tr>
      <w:tr w:rsidR="00271C83" w:rsidRPr="00271C83" w14:paraId="2E851806" w14:textId="77777777" w:rsidTr="00271C83">
        <w:tc>
          <w:tcPr>
            <w:tcW w:w="2500" w:type="dxa"/>
            <w:shd w:val="clear" w:color="auto" w:fill="FFFFFF" w:themeFill="background1"/>
            <w:tcMar>
              <w:top w:w="50" w:type="dxa"/>
              <w:left w:w="90" w:type="dxa"/>
              <w:bottom w:w="50" w:type="dxa"/>
              <w:right w:w="90" w:type="dxa"/>
            </w:tcMar>
            <w:vAlign w:val="center"/>
          </w:tcPr>
          <w:p w14:paraId="24A3D6F3"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b/>
                <w:bCs/>
              </w:rPr>
              <w:t>Sustainability &amp; people</w:t>
            </w:r>
          </w:p>
        </w:tc>
        <w:tc>
          <w:tcPr>
            <w:tcW w:w="6526" w:type="dxa"/>
            <w:shd w:val="clear" w:color="auto" w:fill="FFFFFF" w:themeFill="background1"/>
            <w:tcMar>
              <w:top w:w="50" w:type="dxa"/>
              <w:left w:w="90" w:type="dxa"/>
              <w:bottom w:w="50" w:type="dxa"/>
              <w:right w:w="90" w:type="dxa"/>
            </w:tcMar>
            <w:vAlign w:val="center"/>
          </w:tcPr>
          <w:p w14:paraId="3C79FA53"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rPr>
              <w:t xml:space="preserve">Environment and climate cooperation; labour standards; gender; inclusive development.</w:t>
            </w:r>
          </w:p>
        </w:tc>
      </w:tr>
      <w:tr w:rsidR="00271C83" w:rsidRPr="00271C83" w14:paraId="08329CD1" w14:textId="77777777" w:rsidTr="00271C83">
        <w:tc>
          <w:tcPr>
            <w:tcW w:w="2500" w:type="dxa"/>
            <w:shd w:val="clear" w:color="auto" w:fill="FFFFFF" w:themeFill="background1"/>
            <w:tcMar>
              <w:top w:w="50" w:type="dxa"/>
              <w:left w:w="90" w:type="dxa"/>
              <w:bottom w:w="50" w:type="dxa"/>
              <w:right w:w="90" w:type="dxa"/>
            </w:tcMar>
            <w:vAlign w:val="center"/>
          </w:tcPr>
          <w:p w14:paraId="42F757CD"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b/>
                <w:bCs/>
              </w:rPr>
              <w:t>Governance</w:t>
            </w:r>
          </w:p>
        </w:tc>
        <w:tc>
          <w:tcPr>
            <w:tcW w:w="6526" w:type="dxa"/>
            <w:shd w:val="clear" w:color="auto" w:fill="FFFFFF" w:themeFill="background1"/>
            <w:tcMar>
              <w:top w:w="50" w:type="dxa"/>
              <w:left w:w="90" w:type="dxa"/>
              <w:bottom w:w="50" w:type="dxa"/>
              <w:right w:w="90" w:type="dxa"/>
            </w:tcMar>
            <w:vAlign w:val="center"/>
          </w:tcPr>
          <w:p w14:paraId="25F0211A" w14:textId="77777777" w:rsidR="00271C83" w:rsidRPr="00271C83" w:rsidRDefault="00271C83" w:rsidP="00AE0A2C">
            <w:pPr>
              <w:spacing w:after="0" w:line="246" w:lineRule="auto"/>
              <w:rPr>
                <w:rFonts w:ascii="Times New Roman" w:hAnsi="Times New Roman" w:cs="Times New Roman"/>
              </w:rPr>
            </w:pPr>
            <w:r>
              <w:rPr>
                <w:rFonts w:ascii="Times New Roman" w:eastAsia="Georgia" w:hAnsi="Times New Roman" w:cs="Times New Roman"/>
              </w:rPr>
              <w:t>Joint Committee, sub-committees and working groups; dispute settlement; general exceptions.</w:t>
            </w:r>
          </w:p>
        </w:tc>
      </w:tr>
    </w:tbl>
    <w:p w14:paraId="0C9E346B" w14:textId="77777777" w:rsidR="00271C83" w:rsidRDefault="00271C83" w:rsidP="00896F71">
      <w:pPr>
        <w:shd w:val="clear" w:color="auto" w:fill="FFFFFF" w:themeFill="background1"/>
        <w:jc w:val="both"/>
        <w:rPr>
          <w:rFonts w:ascii="Times New Roman" w:hAnsi="Times New Roman" w:cs="Times New Roman"/>
        </w:rPr>
      </w:pPr>
    </w:p>
    <w:p w14:paraId="09995C8F" w14:textId="77777777" w:rsidR="00896F71" w:rsidRDefault="00896F71" w:rsidP="00896F71">
      <w:pPr>
        <w:shd w:val="clear" w:color="auto" w:fill="FFFFFF" w:themeFill="background1"/>
        <w:jc w:val="both"/>
        <w:rPr>
          <w:rFonts w:ascii="Times New Roman" w:hAnsi="Times New Roman" w:cs="Times New Roman"/>
        </w:rPr>
      </w:pPr>
    </w:p>
    <w:p w14:paraId="3A13C3B0" w14:textId="77777777" w:rsidR="00AC0EB2" w:rsidRDefault="00AC0EB2" w:rsidP="00896F71">
      <w:pPr>
        <w:shd w:val="clear" w:color="auto" w:fill="FFFFFF" w:themeFill="background1"/>
        <w:jc w:val="both"/>
        <w:rPr>
          <w:rFonts w:ascii="Times New Roman" w:hAnsi="Times New Roman" w:cs="Times New Roman"/>
          <w:b/>
          <w:bCs/>
          <w:u w:val="single"/>
        </w:rPr>
      </w:pPr>
    </w:p>
    <w:p w14:paraId="77757E4F" w14:textId="77777777" w:rsidR="00AC0EB2" w:rsidRDefault="00AC0EB2" w:rsidP="00896F71">
      <w:pPr>
        <w:shd w:val="clear" w:color="auto" w:fill="FFFFFF" w:themeFill="background1"/>
        <w:jc w:val="both"/>
        <w:rPr>
          <w:rFonts w:ascii="Times New Roman" w:hAnsi="Times New Roman" w:cs="Times New Roman"/>
          <w:b/>
          <w:bCs/>
          <w:u w:val="single"/>
        </w:rPr>
      </w:pPr>
    </w:p>
    <w:p w14:paraId="2BD7F758" w14:textId="77777777" w:rsidR="00AC0EB2" w:rsidRDefault="00AC0EB2" w:rsidP="00896F71">
      <w:pPr>
        <w:shd w:val="clear" w:color="auto" w:fill="FFFFFF" w:themeFill="background1"/>
        <w:jc w:val="both"/>
        <w:rPr>
          <w:rFonts w:ascii="Times New Roman" w:hAnsi="Times New Roman" w:cs="Times New Roman"/>
          <w:b/>
          <w:bCs/>
          <w:u w:val="single"/>
        </w:rPr>
      </w:pPr>
    </w:p>
    <w:p w14:paraId="730F027A" w14:textId="77777777" w:rsidR="00AC0EB2" w:rsidRDefault="00AC0EB2" w:rsidP="00896F71">
      <w:pPr>
        <w:shd w:val="clear" w:color="auto" w:fill="FFFFFF" w:themeFill="background1"/>
        <w:jc w:val="both"/>
        <w:rPr>
          <w:rFonts w:ascii="Times New Roman" w:hAnsi="Times New Roman" w:cs="Times New Roman"/>
          <w:b/>
          <w:bCs/>
          <w:u w:val="single"/>
        </w:rPr>
      </w:pPr>
    </w:p>
    <w:p w14:paraId="04791488" w14:textId="77777777" w:rsidR="00AC0EB2" w:rsidRDefault="00AC0EB2" w:rsidP="00896F71">
      <w:pPr>
        <w:shd w:val="clear" w:color="auto" w:fill="FFFFFF" w:themeFill="background1"/>
        <w:jc w:val="both"/>
        <w:rPr>
          <w:rFonts w:ascii="Times New Roman" w:hAnsi="Times New Roman" w:cs="Times New Roman"/>
          <w:b/>
          <w:bCs/>
          <w:u w:val="single"/>
        </w:rPr>
      </w:pPr>
    </w:p>
    <w:p w14:paraId="33A634C3" w14:textId="77777777" w:rsidR="00AC0EB2" w:rsidRDefault="00AC0EB2" w:rsidP="00896F71">
      <w:pPr>
        <w:shd w:val="clear" w:color="auto" w:fill="FFFFFF" w:themeFill="background1"/>
        <w:jc w:val="both"/>
        <w:rPr>
          <w:rFonts w:ascii="Times New Roman" w:hAnsi="Times New Roman" w:cs="Times New Roman"/>
          <w:b/>
          <w:bCs/>
          <w:u w:val="single"/>
        </w:rPr>
      </w:pPr>
    </w:p>
    <w:p w14:paraId="472095D2" w14:textId="77777777" w:rsidR="00AC0EB2" w:rsidRDefault="00AC0EB2" w:rsidP="00896F71">
      <w:pPr>
        <w:shd w:val="clear" w:color="auto" w:fill="FFFFFF" w:themeFill="background1"/>
        <w:jc w:val="both"/>
        <w:rPr>
          <w:rFonts w:ascii="Times New Roman" w:hAnsi="Times New Roman" w:cs="Times New Roman"/>
          <w:b/>
          <w:bCs/>
          <w:u w:val="single"/>
        </w:rPr>
      </w:pPr>
    </w:p>
    <w:p w14:paraId="20B9A17B" w14:textId="77777777" w:rsidR="00AC0EB2" w:rsidRDefault="00AC0EB2" w:rsidP="00896F71">
      <w:pPr>
        <w:shd w:val="clear" w:color="auto" w:fill="FFFFFF" w:themeFill="background1"/>
        <w:jc w:val="both"/>
        <w:rPr>
          <w:rFonts w:ascii="Times New Roman" w:hAnsi="Times New Roman" w:cs="Times New Roman"/>
          <w:b/>
          <w:bCs/>
          <w:u w:val="single"/>
        </w:rPr>
      </w:pPr>
    </w:p>
    <w:p w14:paraId="731E81A3" w14:textId="77777777" w:rsidR="00AC0EB2" w:rsidRDefault="00AC0EB2" w:rsidP="00896F71">
      <w:pPr>
        <w:shd w:val="clear" w:color="auto" w:fill="FFFFFF" w:themeFill="background1"/>
        <w:jc w:val="both"/>
        <w:rPr>
          <w:rFonts w:ascii="Times New Roman" w:hAnsi="Times New Roman" w:cs="Times New Roman"/>
          <w:b/>
          <w:bCs/>
          <w:u w:val="single"/>
        </w:rPr>
      </w:pPr>
    </w:p>
    <w:p w14:paraId="2DBD5510" w14:textId="77777777" w:rsidR="00AC0EB2" w:rsidRDefault="00AC0EB2" w:rsidP="00896F71">
      <w:pPr>
        <w:shd w:val="clear" w:color="auto" w:fill="FFFFFF" w:themeFill="background1"/>
        <w:jc w:val="both"/>
        <w:rPr>
          <w:rFonts w:ascii="Times New Roman" w:hAnsi="Times New Roman" w:cs="Times New Roman"/>
          <w:b/>
          <w:bCs/>
          <w:u w:val="single"/>
        </w:rPr>
      </w:pPr>
    </w:p>
    <w:p w14:paraId="4F89774E" w14:textId="77777777" w:rsidR="00AC0EB2" w:rsidRDefault="00AC0EB2" w:rsidP="00896F71">
      <w:pPr>
        <w:shd w:val="clear" w:color="auto" w:fill="FFFFFF" w:themeFill="background1"/>
        <w:jc w:val="both"/>
        <w:rPr>
          <w:rFonts w:ascii="Times New Roman" w:hAnsi="Times New Roman" w:cs="Times New Roman"/>
          <w:b/>
          <w:bCs/>
          <w:u w:val="single"/>
        </w:rPr>
      </w:pPr>
    </w:p>
    <w:p w14:paraId="5100D87C" w14:textId="77777777" w:rsidR="00AC0EB2" w:rsidRDefault="00AC0EB2" w:rsidP="00896F71">
      <w:pPr>
        <w:shd w:val="clear" w:color="auto" w:fill="FFFFFF" w:themeFill="background1"/>
        <w:jc w:val="both"/>
        <w:rPr>
          <w:rFonts w:ascii="Times New Roman" w:hAnsi="Times New Roman" w:cs="Times New Roman"/>
          <w:b/>
          <w:bCs/>
          <w:u w:val="single"/>
        </w:rPr>
      </w:pPr>
    </w:p>
    <w:p w14:paraId="0079EADE" w14:textId="77777777" w:rsidR="00AC0EB2" w:rsidRDefault="00AC0EB2" w:rsidP="00896F71">
      <w:pPr>
        <w:shd w:val="clear" w:color="auto" w:fill="FFFFFF" w:themeFill="background1"/>
        <w:jc w:val="both"/>
        <w:rPr>
          <w:rFonts w:ascii="Times New Roman" w:hAnsi="Times New Roman" w:cs="Times New Roman"/>
          <w:b/>
          <w:bCs/>
          <w:u w:val="single"/>
        </w:rPr>
      </w:pPr>
    </w:p>
    <w:p w14:paraId="429CCB7E" w14:textId="77777777" w:rsidR="00AC0EB2" w:rsidRDefault="00AC0EB2" w:rsidP="00896F71">
      <w:pPr>
        <w:shd w:val="clear" w:color="auto" w:fill="FFFFFF" w:themeFill="background1"/>
        <w:jc w:val="both"/>
        <w:rPr>
          <w:rFonts w:ascii="Times New Roman" w:hAnsi="Times New Roman" w:cs="Times New Roman"/>
          <w:b/>
          <w:bCs/>
          <w:u w:val="single"/>
        </w:rPr>
      </w:pPr>
    </w:p>
    <w:p w14:paraId="2DB59E3D" w14:textId="77777777" w:rsidR="00AC0EB2" w:rsidRDefault="00AC0EB2" w:rsidP="00896F71">
      <w:pPr>
        <w:shd w:val="clear" w:color="auto" w:fill="FFFFFF" w:themeFill="background1"/>
        <w:jc w:val="both"/>
        <w:rPr>
          <w:rFonts w:ascii="Times New Roman" w:hAnsi="Times New Roman" w:cs="Times New Roman"/>
          <w:b/>
          <w:bCs/>
          <w:u w:val="single"/>
        </w:rPr>
      </w:pPr>
    </w:p>
    <w:p w14:paraId="53F31D5E" w14:textId="77777777" w:rsidR="00472BE3" w:rsidRDefault="00472BE3" w:rsidP="00896F71">
      <w:pPr>
        <w:shd w:val="clear" w:color="auto" w:fill="FFFFFF" w:themeFill="background1"/>
        <w:jc w:val="both"/>
        <w:rPr>
          <w:rFonts w:ascii="Times New Roman" w:hAnsi="Times New Roman" w:cs="Times New Roman"/>
          <w:b/>
          <w:bCs/>
          <w:u w:val="single"/>
        </w:rPr>
      </w:pPr>
    </w:p>
    <w:p w14:paraId="7B928128" w14:textId="77777777" w:rsidR="00472BE3" w:rsidRDefault="00472BE3" w:rsidP="00896F71">
      <w:pPr>
        <w:shd w:val="clear" w:color="auto" w:fill="FFFFFF" w:themeFill="background1"/>
        <w:jc w:val="both"/>
        <w:rPr>
          <w:rFonts w:ascii="Times New Roman" w:hAnsi="Times New Roman" w:cs="Times New Roman"/>
          <w:b/>
          <w:bCs/>
          <w:u w:val="single"/>
        </w:rPr>
      </w:pPr>
    </w:p>
    <w:p w14:paraId="32915B41" w14:textId="77777777" w:rsidR="00472BE3" w:rsidRDefault="00472BE3" w:rsidP="00896F71">
      <w:pPr>
        <w:shd w:val="clear" w:color="auto" w:fill="FFFFFF" w:themeFill="background1"/>
        <w:jc w:val="both"/>
        <w:rPr>
          <w:rFonts w:ascii="Times New Roman" w:hAnsi="Times New Roman" w:cs="Times New Roman"/>
          <w:b/>
          <w:bCs/>
          <w:u w:val="single"/>
        </w:rPr>
      </w:pPr>
    </w:p>
    <w:p w14:paraId="0C70FA0D" w14:textId="77777777" w:rsidR="00AC0EB2" w:rsidRDefault="00AC0EB2" w:rsidP="00896F71">
      <w:pPr>
        <w:shd w:val="clear" w:color="auto" w:fill="FFFFFF" w:themeFill="background1"/>
        <w:jc w:val="both"/>
        <w:rPr>
          <w:rFonts w:ascii="Times New Roman" w:hAnsi="Times New Roman" w:cs="Times New Roman"/>
          <w:b/>
          <w:bCs/>
          <w:u w:val="single"/>
        </w:rPr>
      </w:pPr>
    </w:p>
    <w:p w14:paraId="6F1A309E" w14:textId="2B8445A8" w:rsidR="00896F71" w:rsidRDefault="005F2477" w:rsidP="00896F71">
      <w:pPr>
        <w:shd w:val="clear" w:color="auto" w:fill="FFFFFF" w:themeFill="background1"/>
        <w:jc w:val="both"/>
        <w:rPr>
          <w:rFonts w:ascii="Times New Roman" w:hAnsi="Times New Roman" w:cs="Times New Roman"/>
          <w:b/>
          <w:bCs/>
          <w:u w:val="single"/>
        </w:rPr>
      </w:pPr>
      <w:r>
        <w:rPr>
          <w:rFonts w:ascii="Times New Roman" w:hAnsi="Times New Roman" w:cs="Times New Roman"/>
          <w:b/>
          <w:bCs/>
          <w:u w:val="single"/>
        </w:rPr>
        <w:lastRenderedPageBreak/>
        <w:t>CHAPTER-1: THE PRE-FTA POSITION (BEFORE THE INDIA–UK CETA)</w:t>
      </w:r>
    </w:p>
    <w:p w14:paraId="6AE935A0" w14:textId="6BE29593" w:rsidR="00490F28" w:rsidRDefault="00493E61" w:rsidP="00896F71">
      <w:pPr>
        <w:shd w:val="clear" w:color="auto" w:fill="FFFFFF" w:themeFill="background1"/>
        <w:jc w:val="both"/>
        <w:rPr>
          <w:rFonts w:ascii="Times New Roman" w:hAnsi="Times New Roman" w:cs="Times New Roman"/>
        </w:rPr>
      </w:pPr>
      <w:r>
        <w:rPr>
          <w:rFonts w:ascii="Times New Roman" w:hAnsi="Times New Roman" w:cs="Times New Roman"/>
        </w:rPr>
        <w:t xml:space="preserve">This chapter sets out the position that applied up to 14 July 2026 as the FTA came into force on 15</w:t>
      </w:r>
      <w:r>
        <w:rPr>
          <w:rFonts w:ascii="Times New Roman" w:hAnsi="Times New Roman" w:cs="Times New Roman"/>
          <w:vertAlign w:val="superscript"/>
        </w:rPr>
        <w:t>th</w:t>
      </w:r>
      <w:r>
        <w:rPr>
          <w:rFonts w:ascii="Times New Roman" w:hAnsi="Times New Roman" w:cs="Times New Roman"/>
        </w:rPr>
        <w:t xml:space="preserve"> July 2026. </w:t>
      </w:r>
    </w:p>
    <w:p w14:paraId="61B471C8" w14:textId="6393169D" w:rsidR="00493E61" w:rsidRDefault="00493E61" w:rsidP="00896F71">
      <w:pPr>
        <w:shd w:val="clear" w:color="auto" w:fill="FFFFFF" w:themeFill="background1"/>
        <w:jc w:val="both"/>
        <w:rPr>
          <w:rFonts w:ascii="Times New Roman" w:hAnsi="Times New Roman" w:cs="Times New Roman"/>
        </w:rPr>
      </w:pPr>
      <w:r>
        <w:rPr>
          <w:rFonts w:ascii="Times New Roman" w:hAnsi="Times New Roman" w:cs="Times New Roman"/>
        </w:rPr>
        <w:t>Goods moved in both directions at ordinary, non-preferential (MFN) duty, subject to each country's tariff and its full suite of non-tariff requirements. The only preferential element was a limited, one-way UK scheme for developing countries (below), which did not cover the bulk of India's competitive exports and was being withdrawn on India's key lines from January 2026.</w:t>
      </w:r>
    </w:p>
    <w:p w14:paraId="11F73428" w14:textId="5E3657A4" w:rsidR="00493E61" w:rsidRDefault="000B4367" w:rsidP="00896F71">
      <w:pPr>
        <w:shd w:val="clear" w:color="auto" w:fill="FFFFFF" w:themeFill="background1"/>
        <w:jc w:val="both"/>
        <w:rPr>
          <w:rFonts w:ascii="Times New Roman" w:hAnsi="Times New Roman" w:cs="Times New Roman"/>
          <w:b/>
          <w:bCs/>
          <w:u w:val="single"/>
        </w:rPr>
      </w:pPr>
      <w:r>
        <w:rPr>
          <w:rFonts w:ascii="Times New Roman" w:hAnsi="Times New Roman" w:cs="Times New Roman"/>
          <w:b/>
          <w:bCs/>
          <w:u w:val="single"/>
        </w:rPr>
        <w:t>Exports from India to UK</w:t>
      </w:r>
    </w:p>
    <w:p w14:paraId="31CEFDB8" w14:textId="13F0BA6A" w:rsidR="000B4367" w:rsidRDefault="00557AF3" w:rsidP="00896F71">
      <w:pPr>
        <w:shd w:val="clear" w:color="auto" w:fill="FFFFFF" w:themeFill="background1"/>
        <w:jc w:val="both"/>
        <w:rPr>
          <w:rFonts w:ascii="Times New Roman" w:hAnsi="Times New Roman" w:cs="Times New Roman"/>
        </w:rPr>
      </w:pPr>
      <w:r>
        <w:rPr>
          <w:rFonts w:ascii="Times New Roman" w:hAnsi="Times New Roman" w:cs="Times New Roman"/>
        </w:rPr>
        <w:t>Indian goods entered the UK under the UK Global Tariff (UKGT), with limited unilateral relief under the UK Developing Countries Trading Scheme (DCTS, in force 19 June 2023)</w:t>
      </w:r>
      <w:r>
        <w:rPr>
          <w:rStyle w:val="FootnoteReference"/>
          <w:rFonts w:ascii="Times New Roman" w:hAnsi="Times New Roman" w:cs="Times New Roman"/>
        </w:rPr>
        <w:footnoteReference w:id="3"/>
      </w:r>
      <w:r>
        <w:rPr>
          <w:rFonts w:ascii="Times New Roman" w:hAnsi="Times New Roman" w:cs="Times New Roman"/>
        </w:rPr>
        <w:t>. India sat in the least generous ‘Standard Preferences’ tier</w:t>
      </w:r>
      <w:r>
        <w:rPr>
          <w:rStyle w:val="FootnoteReference"/>
          <w:rFonts w:ascii="Times New Roman" w:hAnsi="Times New Roman" w:cs="Times New Roman"/>
        </w:rPr>
        <w:footnoteReference w:id="4"/>
      </w:r>
      <w:r>
        <w:rPr>
          <w:rFonts w:ascii="Times New Roman" w:hAnsi="Times New Roman" w:cs="Times New Roman"/>
        </w:rPr>
        <w:t xml:space="preserve">, and from 1 January 2026 the UK ‘graduated’ (suspended) DCTS preferences on India's most important categories — textiles and garments (HS 61–63), chemicals, and articles of iron, steel and precious metals — for three years, pushing them back to full UK Global Tarriff</w:t>
      </w:r>
      <w:r>
        <w:rPr>
          <w:rStyle w:val="FootnoteReference"/>
          <w:rFonts w:ascii="Times New Roman" w:hAnsi="Times New Roman" w:cs="Times New Roman"/>
        </w:rPr>
        <w:footnoteReference w:id="5"/>
      </w:r>
      <w:r>
        <w:rPr>
          <w:rFonts w:ascii="Times New Roman" w:hAnsi="Times New Roman" w:cs="Times New Roman"/>
        </w:rPr>
        <w:t xml:space="preserve"> (GOV.UK; UK Trade Policy Observatory; KPMG UK). To claim any preference, exporters used GSP-style Form A</w:t>
      </w:r>
      <w:r>
        <w:rPr>
          <w:rStyle w:val="FootnoteReference"/>
          <w:rFonts w:ascii="Times New Roman" w:hAnsi="Times New Roman" w:cs="Times New Roman"/>
        </w:rPr>
        <w:footnoteReference w:id="6"/>
      </w:r>
      <w:r>
        <w:rPr>
          <w:rFonts w:ascii="Times New Roman" w:hAnsi="Times New Roman" w:cs="Times New Roman"/>
        </w:rPr>
        <w:t xml:space="preserve"> or  Registered Exporter (REX) declarations.</w:t>
      </w:r>
    </w:p>
    <w:tbl>
      <w:tblPr>
        <w:tblStyle w:val="TableGrid"/>
        <w:tblW w:w="0" w:type="auto"/>
        <w:tblLook w:val="04A0" w:firstRow="1" w:lastRow="0" w:firstColumn="1" w:lastColumn="0" w:noHBand="0" w:noVBand="1"/>
      </w:tblPr>
      <w:tblGrid>
        <w:gridCol w:w="3775"/>
        <w:gridCol w:w="5575"/>
      </w:tblGrid>
      <w:tr w:rsidR="003C7C8A" w14:paraId="0B865093" w14:textId="77777777" w:rsidTr="00D35DB9">
        <w:tc>
          <w:tcPr>
            <w:tcW w:w="3775" w:type="dxa"/>
            <w:shd w:val="clear" w:color="auto" w:fill="FFFFFF" w:themeFill="background1"/>
            <w:vAlign w:val="center"/>
          </w:tcPr>
          <w:p w14:paraId="311DB78D" w14:textId="51F35DEE" w:rsidR="00300B10" w:rsidRPr="00300B10" w:rsidRDefault="003C7C8A" w:rsidP="003C7C8A">
            <w:pPr>
              <w:rPr>
                <w:rFonts w:ascii="Times New Roman" w:eastAsia="Georgia" w:hAnsi="Times New Roman" w:cs="Times New Roman"/>
                <w:b/>
                <w:bCs/>
              </w:rPr>
            </w:pPr>
            <w:r>
              <w:rPr>
                <w:rFonts w:ascii="Times New Roman" w:eastAsia="Georgia" w:hAnsi="Times New Roman" w:cs="Times New Roman"/>
                <w:b/>
                <w:bCs/>
              </w:rPr>
              <w:t xml:space="preserve">Indian export category</w:t>
            </w:r>
            <w:r>
              <w:rPr>
                <w:rStyle w:val="FootnoteReference"/>
                <w:rFonts w:ascii="Times New Roman" w:eastAsia="Georgia" w:hAnsi="Times New Roman" w:cs="Times New Roman"/>
                <w:b/>
                <w:bCs/>
              </w:rPr>
              <w:footnoteReference w:id="7"/>
            </w:r>
          </w:p>
        </w:tc>
        <w:tc>
          <w:tcPr>
            <w:tcW w:w="5575" w:type="dxa"/>
            <w:shd w:val="clear" w:color="auto" w:fill="FFFFFF" w:themeFill="background1"/>
            <w:vAlign w:val="center"/>
          </w:tcPr>
          <w:p w14:paraId="5C1778E8" w14:textId="1D92FBF9" w:rsidR="003C7C8A" w:rsidRPr="003C7C8A" w:rsidRDefault="003C7C8A" w:rsidP="003C7C8A">
            <w:pPr>
              <w:rPr>
                <w:rFonts w:ascii="Times New Roman" w:hAnsi="Times New Roman" w:cs="Times New Roman"/>
              </w:rPr>
            </w:pPr>
            <w:r>
              <w:rPr>
                <w:rFonts w:ascii="Times New Roman" w:eastAsia="Georgia" w:hAnsi="Times New Roman" w:cs="Times New Roman"/>
                <w:b/>
                <w:bCs/>
              </w:rPr>
              <w:t>Indicative peak UK duty (MFN / UKGT)</w:t>
            </w:r>
          </w:p>
        </w:tc>
      </w:tr>
      <w:tr w:rsidR="003C7C8A" w14:paraId="05DC19C9" w14:textId="77777777" w:rsidTr="00D35DB9">
        <w:tc>
          <w:tcPr>
            <w:tcW w:w="3775" w:type="dxa"/>
            <w:shd w:val="clear" w:color="auto" w:fill="FFFFFF" w:themeFill="background1"/>
            <w:vAlign w:val="center"/>
          </w:tcPr>
          <w:p w14:paraId="3ACDC748" w14:textId="2AD94D3C" w:rsidR="003C7C8A" w:rsidRPr="003C7C8A" w:rsidRDefault="003C7C8A" w:rsidP="003C7C8A">
            <w:pPr>
              <w:rPr>
                <w:rFonts w:ascii="Times New Roman" w:hAnsi="Times New Roman" w:cs="Times New Roman"/>
              </w:rPr>
            </w:pPr>
            <w:r>
              <w:rPr>
                <w:rFonts w:ascii="Times New Roman" w:eastAsia="Georgia" w:hAnsi="Times New Roman" w:cs="Times New Roman"/>
              </w:rPr>
              <w:t>Processed &amp; prepared foods</w:t>
            </w:r>
          </w:p>
        </w:tc>
        <w:tc>
          <w:tcPr>
            <w:tcW w:w="5575" w:type="dxa"/>
            <w:shd w:val="clear" w:color="auto" w:fill="FFFFFF" w:themeFill="background1"/>
            <w:vAlign w:val="center"/>
          </w:tcPr>
          <w:p w14:paraId="0362F19F" w14:textId="6D74BF1A" w:rsidR="003C7C8A" w:rsidRPr="003C7C8A" w:rsidRDefault="003C7C8A" w:rsidP="003C7C8A">
            <w:pPr>
              <w:rPr>
                <w:rFonts w:ascii="Times New Roman" w:hAnsi="Times New Roman" w:cs="Times New Roman"/>
              </w:rPr>
            </w:pPr>
            <w:r>
              <w:rPr>
                <w:rFonts w:ascii="Times New Roman" w:eastAsia="Georgia" w:hAnsi="Times New Roman" w:cs="Times New Roman"/>
              </w:rPr>
              <w:t>Up to ~70%</w:t>
            </w:r>
          </w:p>
        </w:tc>
      </w:tr>
      <w:tr w:rsidR="003C7C8A" w14:paraId="619F77CB" w14:textId="77777777" w:rsidTr="00D35DB9">
        <w:tc>
          <w:tcPr>
            <w:tcW w:w="3775" w:type="dxa"/>
            <w:shd w:val="clear" w:color="auto" w:fill="FFFFFF" w:themeFill="background1"/>
            <w:vAlign w:val="center"/>
          </w:tcPr>
          <w:p w14:paraId="67D5F043" w14:textId="32D42D26" w:rsidR="003C7C8A" w:rsidRPr="003C7C8A" w:rsidRDefault="003C7C8A" w:rsidP="003C7C8A">
            <w:pPr>
              <w:rPr>
                <w:rFonts w:ascii="Times New Roman" w:hAnsi="Times New Roman" w:cs="Times New Roman"/>
              </w:rPr>
            </w:pPr>
            <w:r>
              <w:rPr>
                <w:rFonts w:ascii="Times New Roman" w:eastAsia="Georgia" w:hAnsi="Times New Roman" w:cs="Times New Roman"/>
              </w:rPr>
              <w:t>Marine products (fish, shrimp)</w:t>
            </w:r>
          </w:p>
        </w:tc>
        <w:tc>
          <w:tcPr>
            <w:tcW w:w="5575" w:type="dxa"/>
            <w:shd w:val="clear" w:color="auto" w:fill="FFFFFF" w:themeFill="background1"/>
            <w:vAlign w:val="center"/>
          </w:tcPr>
          <w:p w14:paraId="156F15AE" w14:textId="10D4E971" w:rsidR="003C7C8A" w:rsidRPr="003C7C8A" w:rsidRDefault="003C7C8A" w:rsidP="003C7C8A">
            <w:pPr>
              <w:rPr>
                <w:rFonts w:ascii="Times New Roman" w:hAnsi="Times New Roman" w:cs="Times New Roman"/>
              </w:rPr>
            </w:pPr>
            <w:r>
              <w:rPr>
                <w:rFonts w:ascii="Times New Roman" w:eastAsia="Georgia" w:hAnsi="Times New Roman" w:cs="Times New Roman"/>
              </w:rPr>
              <w:t>~4.2% to 21.5%</w:t>
            </w:r>
          </w:p>
        </w:tc>
      </w:tr>
      <w:tr w:rsidR="003C7C8A" w14:paraId="42731DA2" w14:textId="77777777" w:rsidTr="00D35DB9">
        <w:tc>
          <w:tcPr>
            <w:tcW w:w="3775" w:type="dxa"/>
            <w:shd w:val="clear" w:color="auto" w:fill="FFFFFF" w:themeFill="background1"/>
            <w:vAlign w:val="center"/>
          </w:tcPr>
          <w:p w14:paraId="3DC3A0CE" w14:textId="530C5756" w:rsidR="003C7C8A" w:rsidRPr="003C7C8A" w:rsidRDefault="003C7C8A" w:rsidP="003C7C8A">
            <w:pPr>
              <w:rPr>
                <w:rFonts w:ascii="Times New Roman" w:hAnsi="Times New Roman" w:cs="Times New Roman"/>
              </w:rPr>
            </w:pPr>
            <w:r>
              <w:rPr>
                <w:rFonts w:ascii="Times New Roman" w:eastAsia="Georgia" w:hAnsi="Times New Roman" w:cs="Times New Roman"/>
              </w:rPr>
              <w:t>Engineering goods &amp; auto components</w:t>
            </w:r>
          </w:p>
        </w:tc>
        <w:tc>
          <w:tcPr>
            <w:tcW w:w="5575" w:type="dxa"/>
            <w:shd w:val="clear" w:color="auto" w:fill="FFFFFF" w:themeFill="background1"/>
            <w:vAlign w:val="center"/>
          </w:tcPr>
          <w:p w14:paraId="14FCD48F" w14:textId="1B7F5C6E" w:rsidR="003C7C8A" w:rsidRPr="003C7C8A" w:rsidRDefault="003C7C8A" w:rsidP="003C7C8A">
            <w:pPr>
              <w:rPr>
                <w:rFonts w:ascii="Times New Roman" w:hAnsi="Times New Roman" w:cs="Times New Roman"/>
              </w:rPr>
            </w:pPr>
            <w:r>
              <w:rPr>
                <w:rFonts w:ascii="Times New Roman" w:eastAsia="Georgia" w:hAnsi="Times New Roman" w:cs="Times New Roman"/>
              </w:rPr>
              <w:t>Up to ~18%</w:t>
            </w:r>
          </w:p>
        </w:tc>
      </w:tr>
      <w:tr w:rsidR="003C7C8A" w14:paraId="358089A4" w14:textId="77777777" w:rsidTr="00D35DB9">
        <w:tc>
          <w:tcPr>
            <w:tcW w:w="3775" w:type="dxa"/>
            <w:shd w:val="clear" w:color="auto" w:fill="FFFFFF" w:themeFill="background1"/>
            <w:vAlign w:val="center"/>
          </w:tcPr>
          <w:p w14:paraId="5544A5B8" w14:textId="0009A7CE" w:rsidR="003C7C8A" w:rsidRPr="003C7C8A" w:rsidRDefault="003C7C8A" w:rsidP="003C7C8A">
            <w:pPr>
              <w:rPr>
                <w:rFonts w:ascii="Times New Roman" w:hAnsi="Times New Roman" w:cs="Times New Roman"/>
              </w:rPr>
            </w:pPr>
            <w:r>
              <w:rPr>
                <w:rFonts w:ascii="Times New Roman" w:eastAsia="Georgia" w:hAnsi="Times New Roman" w:cs="Times New Roman"/>
              </w:rPr>
              <w:t>Leather &amp; footwear</w:t>
            </w:r>
          </w:p>
        </w:tc>
        <w:tc>
          <w:tcPr>
            <w:tcW w:w="5575" w:type="dxa"/>
            <w:shd w:val="clear" w:color="auto" w:fill="FFFFFF" w:themeFill="background1"/>
            <w:vAlign w:val="center"/>
          </w:tcPr>
          <w:p w14:paraId="459663D4" w14:textId="0D773406" w:rsidR="003C7C8A" w:rsidRPr="003C7C8A" w:rsidRDefault="003C7C8A" w:rsidP="003C7C8A">
            <w:pPr>
              <w:rPr>
                <w:rFonts w:ascii="Times New Roman" w:hAnsi="Times New Roman" w:cs="Times New Roman"/>
              </w:rPr>
            </w:pPr>
            <w:r>
              <w:rPr>
                <w:rFonts w:ascii="Times New Roman" w:eastAsia="Georgia" w:hAnsi="Times New Roman" w:cs="Times New Roman"/>
              </w:rPr>
              <w:t>Up to ~16%</w:t>
            </w:r>
          </w:p>
        </w:tc>
      </w:tr>
      <w:tr w:rsidR="003C7C8A" w14:paraId="04AD2FD5" w14:textId="77777777" w:rsidTr="00D35DB9">
        <w:tc>
          <w:tcPr>
            <w:tcW w:w="3775" w:type="dxa"/>
            <w:shd w:val="clear" w:color="auto" w:fill="FFFFFF" w:themeFill="background1"/>
            <w:vAlign w:val="center"/>
          </w:tcPr>
          <w:p w14:paraId="1F2D3950" w14:textId="311387C6" w:rsidR="003C7C8A" w:rsidRPr="003C7C8A" w:rsidRDefault="003C7C8A" w:rsidP="003C7C8A">
            <w:pPr>
              <w:rPr>
                <w:rFonts w:ascii="Times New Roman" w:hAnsi="Times New Roman" w:cs="Times New Roman"/>
              </w:rPr>
            </w:pPr>
            <w:r>
              <w:rPr>
                <w:rFonts w:ascii="Times New Roman" w:eastAsia="Georgia" w:hAnsi="Times New Roman" w:cs="Times New Roman"/>
              </w:rPr>
              <w:t>Textiles, apparel &amp; clothing</w:t>
            </w:r>
          </w:p>
        </w:tc>
        <w:tc>
          <w:tcPr>
            <w:tcW w:w="5575" w:type="dxa"/>
            <w:shd w:val="clear" w:color="auto" w:fill="FFFFFF" w:themeFill="background1"/>
            <w:vAlign w:val="center"/>
          </w:tcPr>
          <w:p w14:paraId="24FC78A6" w14:textId="554C83E6" w:rsidR="003C7C8A" w:rsidRPr="003C7C8A" w:rsidRDefault="003C7C8A" w:rsidP="003C7C8A">
            <w:pPr>
              <w:rPr>
                <w:rFonts w:ascii="Times New Roman" w:hAnsi="Times New Roman" w:cs="Times New Roman"/>
              </w:rPr>
            </w:pPr>
            <w:r>
              <w:rPr>
                <w:rFonts w:ascii="Times New Roman" w:eastAsia="Georgia" w:hAnsi="Times New Roman" w:cs="Times New Roman"/>
              </w:rPr>
              <w:t>Up to ~12%</w:t>
            </w:r>
          </w:p>
        </w:tc>
      </w:tr>
      <w:tr w:rsidR="003C7C8A" w14:paraId="5FB44175" w14:textId="77777777" w:rsidTr="00D35DB9">
        <w:tc>
          <w:tcPr>
            <w:tcW w:w="3775" w:type="dxa"/>
            <w:shd w:val="clear" w:color="auto" w:fill="FFFFFF" w:themeFill="background1"/>
            <w:vAlign w:val="center"/>
          </w:tcPr>
          <w:p w14:paraId="0310A259" w14:textId="736CF56E" w:rsidR="003C7C8A" w:rsidRPr="003C7C8A" w:rsidRDefault="003C7C8A" w:rsidP="003C7C8A">
            <w:pPr>
              <w:rPr>
                <w:rFonts w:ascii="Times New Roman" w:hAnsi="Times New Roman" w:cs="Times New Roman"/>
              </w:rPr>
            </w:pPr>
            <w:r>
              <w:rPr>
                <w:rFonts w:ascii="Times New Roman" w:eastAsia="Georgia" w:hAnsi="Times New Roman" w:cs="Times New Roman"/>
              </w:rPr>
              <w:t>Chemicals &amp; pharmaceuticals</w:t>
            </w:r>
          </w:p>
        </w:tc>
        <w:tc>
          <w:tcPr>
            <w:tcW w:w="5575" w:type="dxa"/>
            <w:shd w:val="clear" w:color="auto" w:fill="FFFFFF" w:themeFill="background1"/>
            <w:vAlign w:val="center"/>
          </w:tcPr>
          <w:p w14:paraId="3030EB01" w14:textId="361065DD" w:rsidR="003C7C8A" w:rsidRPr="003C7C8A" w:rsidRDefault="003C7C8A" w:rsidP="003C7C8A">
            <w:pPr>
              <w:rPr>
                <w:rFonts w:ascii="Times New Roman" w:hAnsi="Times New Roman" w:cs="Times New Roman"/>
              </w:rPr>
            </w:pPr>
            <w:r>
              <w:rPr>
                <w:rFonts w:ascii="Times New Roman" w:eastAsia="Georgia" w:hAnsi="Times New Roman" w:cs="Times New Roman"/>
              </w:rPr>
              <w:t>Up to ~8%</w:t>
            </w:r>
          </w:p>
        </w:tc>
      </w:tr>
      <w:tr w:rsidR="003C7C8A" w14:paraId="2808538E" w14:textId="77777777" w:rsidTr="00D35DB9">
        <w:tc>
          <w:tcPr>
            <w:tcW w:w="3775" w:type="dxa"/>
            <w:shd w:val="clear" w:color="auto" w:fill="FFFFFF" w:themeFill="background1"/>
            <w:vAlign w:val="center"/>
          </w:tcPr>
          <w:p w14:paraId="214009E9" w14:textId="2E208E27" w:rsidR="003C7C8A" w:rsidRPr="003C7C8A" w:rsidRDefault="003C7C8A" w:rsidP="003C7C8A">
            <w:pPr>
              <w:rPr>
                <w:rFonts w:ascii="Times New Roman" w:hAnsi="Times New Roman" w:cs="Times New Roman"/>
              </w:rPr>
            </w:pPr>
            <w:r>
              <w:rPr>
                <w:rFonts w:ascii="Times New Roman" w:eastAsia="Georgia" w:hAnsi="Times New Roman" w:cs="Times New Roman"/>
              </w:rPr>
              <w:t>Ceramics, base metals, articles of iron/steel</w:t>
            </w:r>
          </w:p>
        </w:tc>
        <w:tc>
          <w:tcPr>
            <w:tcW w:w="5575" w:type="dxa"/>
            <w:shd w:val="clear" w:color="auto" w:fill="FFFFFF" w:themeFill="background1"/>
            <w:vAlign w:val="center"/>
          </w:tcPr>
          <w:p w14:paraId="30C8F268" w14:textId="05E73160" w:rsidR="003C7C8A" w:rsidRPr="003C7C8A" w:rsidRDefault="00D35DB9" w:rsidP="003C7C8A">
            <w:pPr>
              <w:rPr>
                <w:rFonts w:ascii="Times New Roman" w:hAnsi="Times New Roman" w:cs="Times New Roman"/>
              </w:rPr>
            </w:pPr>
            <w:r>
              <w:rPr>
                <w:rFonts w:ascii="Times New Roman" w:eastAsia="Georgia" w:hAnsi="Times New Roman" w:cs="Times New Roman"/>
              </w:rPr>
              <w:t xml:space="preserve">Typically, ~2% to 12%</w:t>
            </w:r>
          </w:p>
        </w:tc>
      </w:tr>
    </w:tbl>
    <w:p w14:paraId="3EB4B059" w14:textId="77777777" w:rsidR="003C7C8A" w:rsidRDefault="003C7C8A" w:rsidP="00896F71">
      <w:pPr>
        <w:shd w:val="clear" w:color="auto" w:fill="FFFFFF" w:themeFill="background1"/>
        <w:jc w:val="both"/>
        <w:rPr>
          <w:rFonts w:ascii="Times New Roman" w:hAnsi="Times New Roman" w:cs="Times New Roman"/>
        </w:rPr>
      </w:pPr>
    </w:p>
    <w:p w14:paraId="1FA48958" w14:textId="76BFA0AF" w:rsidR="00922A83" w:rsidRDefault="00922A83" w:rsidP="00896F71">
      <w:pPr>
        <w:shd w:val="clear" w:color="auto" w:fill="FFFFFF" w:themeFill="background1"/>
        <w:jc w:val="both"/>
        <w:rPr>
          <w:rFonts w:ascii="Times New Roman" w:hAnsi="Times New Roman" w:cs="Times New Roman"/>
          <w:b/>
          <w:bCs/>
          <w:u w:val="single"/>
        </w:rPr>
      </w:pPr>
      <w:r>
        <w:rPr>
          <w:rFonts w:ascii="Times New Roman" w:hAnsi="Times New Roman" w:cs="Times New Roman"/>
          <w:b/>
          <w:bCs/>
          <w:u w:val="single"/>
        </w:rPr>
        <w:t>Imports from UK into India</w:t>
      </w:r>
    </w:p>
    <w:p w14:paraId="5BE07451" w14:textId="624E9FB7" w:rsidR="00A36190" w:rsidRDefault="00915D25" w:rsidP="00896F71">
      <w:pPr>
        <w:shd w:val="clear" w:color="auto" w:fill="FFFFFF" w:themeFill="background1"/>
        <w:jc w:val="both"/>
        <w:rPr>
          <w:rFonts w:ascii="Times New Roman" w:hAnsi="Times New Roman" w:cs="Times New Roman"/>
        </w:rPr>
      </w:pPr>
      <w:r>
        <w:rPr>
          <w:rFonts w:ascii="Times New Roman" w:hAnsi="Times New Roman" w:cs="Times New Roman"/>
        </w:rPr>
        <w:t xml:space="preserve">UK goods attracted India's MFN Basic Customs Duty (BCD) under the Customs Tariff Act, 1975, plus a Social Welfare Surcharge (10% of BCD), plus Integrated GST (IGST) on the landed value, and — on certain goods — an Agriculture Infrastructure and Development Cess. No preferential rate was available. An Importer-Exporter Code (IEC) from Directorate General Foreign Trade </w:t>
        <w:lastRenderedPageBreak/>
        <w:t xml:space="preserve">(India) was mandatory</w:t>
      </w:r>
      <w:r>
        <w:rPr>
          <w:rStyle w:val="FootnoteReference"/>
          <w:rFonts w:ascii="Times New Roman" w:hAnsi="Times New Roman" w:cs="Times New Roman"/>
        </w:rPr>
        <w:footnoteReference w:id="8"/>
      </w:r>
      <w:r>
        <w:rPr>
          <w:rFonts w:ascii="Times New Roman" w:hAnsi="Times New Roman" w:cs="Times New Roman"/>
        </w:rPr>
        <w:t xml:space="preserve">; imports cleared by Bill of Entry on ICEGATE under faceless assessment, </w:t>
      </w:r>
      <w:r>
        <w:rPr>
          <w:rStyle w:val="FootnoteReference"/>
          <w:rFonts w:ascii="Times New Roman" w:hAnsi="Times New Roman" w:cs="Times New Roman"/>
        </w:rPr>
        <w:footnoteReference w:id="9"/>
      </w:r>
      <w:r>
        <w:rPr>
          <w:rFonts w:ascii="Times New Roman" w:hAnsi="Times New Roman" w:cs="Times New Roman"/>
        </w:rPr>
        <w:t>with valuation under section 14 of the Customs Act, 1962 and the Customs Valuation Rules, 2007.</w:t>
      </w:r>
    </w:p>
    <w:p w14:paraId="34CC50FB" w14:textId="77777777" w:rsidR="00784776" w:rsidRDefault="00784776" w:rsidP="00896F71">
      <w:pPr>
        <w:shd w:val="clear" w:color="auto" w:fill="FFFFFF" w:themeFill="background1"/>
        <w:jc w:val="both"/>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A36190" w14:paraId="4D9AF036" w14:textId="77777777" w:rsidTr="00945362">
        <w:tc>
          <w:tcPr>
            <w:tcW w:w="4675" w:type="dxa"/>
            <w:vAlign w:val="center"/>
          </w:tcPr>
          <w:p w14:paraId="22E6A3FD" w14:textId="3825DD7C" w:rsidR="00A36190" w:rsidRPr="00A36190" w:rsidRDefault="00A36190" w:rsidP="00A36190">
            <w:pPr>
              <w:rPr>
                <w:rFonts w:ascii="Times New Roman" w:hAnsi="Times New Roman" w:cs="Times New Roman"/>
              </w:rPr>
            </w:pPr>
            <w:r>
              <w:rPr>
                <w:rFonts w:ascii="Times New Roman" w:eastAsia="Georgia" w:hAnsi="Times New Roman" w:cs="Times New Roman"/>
                <w:b/>
                <w:bCs/>
              </w:rPr>
              <w:t>UK export category</w:t>
            </w:r>
            <w:r>
              <w:rPr>
                <w:rStyle w:val="FootnoteReference"/>
                <w:rFonts w:ascii="Times New Roman" w:eastAsia="Georgia" w:hAnsi="Times New Roman" w:cs="Times New Roman"/>
                <w:b/>
                <w:bCs/>
              </w:rPr>
              <w:footnoteReference w:id="10"/>
            </w:r>
          </w:p>
        </w:tc>
        <w:tc>
          <w:tcPr>
            <w:tcW w:w="4675" w:type="dxa"/>
            <w:vAlign w:val="center"/>
          </w:tcPr>
          <w:p w14:paraId="052DEAF2" w14:textId="68095C6D" w:rsidR="00A36190" w:rsidRPr="00A36190" w:rsidRDefault="00A36190" w:rsidP="00A36190">
            <w:pPr>
              <w:rPr>
                <w:rFonts w:ascii="Times New Roman" w:hAnsi="Times New Roman" w:cs="Times New Roman"/>
              </w:rPr>
            </w:pPr>
            <w:r>
              <w:rPr>
                <w:rFonts w:ascii="Times New Roman" w:eastAsia="Georgia" w:hAnsi="Times New Roman" w:cs="Times New Roman"/>
                <w:b/>
                <w:bCs/>
              </w:rPr>
              <w:t>Pre-CETA peak Indian BCD</w:t>
            </w:r>
          </w:p>
        </w:tc>
      </w:tr>
      <w:tr w:rsidR="00A36190" w14:paraId="567069C7" w14:textId="77777777" w:rsidTr="00945362">
        <w:tc>
          <w:tcPr>
            <w:tcW w:w="4675" w:type="dxa"/>
            <w:vAlign w:val="center"/>
          </w:tcPr>
          <w:p w14:paraId="4BFE22D8" w14:textId="4A2BB9C8" w:rsidR="00A36190" w:rsidRPr="00A36190" w:rsidRDefault="00A36190" w:rsidP="00A36190">
            <w:pPr>
              <w:rPr>
                <w:rFonts w:ascii="Times New Roman" w:hAnsi="Times New Roman" w:cs="Times New Roman"/>
              </w:rPr>
            </w:pPr>
            <w:r>
              <w:rPr>
                <w:rFonts w:ascii="Times New Roman" w:eastAsia="Georgia" w:hAnsi="Times New Roman" w:cs="Times New Roman"/>
              </w:rPr>
              <w:t>Alcoholic spirits (whisky, gin)</w:t>
            </w:r>
          </w:p>
        </w:tc>
        <w:tc>
          <w:tcPr>
            <w:tcW w:w="4675" w:type="dxa"/>
            <w:vAlign w:val="center"/>
          </w:tcPr>
          <w:p w14:paraId="6F8B84BE" w14:textId="0A8314FC" w:rsidR="00A36190" w:rsidRPr="00A36190" w:rsidRDefault="00A36190" w:rsidP="00A36190">
            <w:pPr>
              <w:rPr>
                <w:rFonts w:ascii="Times New Roman" w:hAnsi="Times New Roman" w:cs="Times New Roman"/>
              </w:rPr>
            </w:pPr>
            <w:r>
              <w:rPr>
                <w:rFonts w:ascii="Times New Roman" w:eastAsia="Georgia" w:hAnsi="Times New Roman" w:cs="Times New Roman"/>
              </w:rPr>
              <w:t>150%</w:t>
            </w:r>
          </w:p>
        </w:tc>
      </w:tr>
      <w:tr w:rsidR="00A36190" w14:paraId="7112AE4B" w14:textId="77777777" w:rsidTr="00945362">
        <w:tc>
          <w:tcPr>
            <w:tcW w:w="4675" w:type="dxa"/>
            <w:vAlign w:val="center"/>
          </w:tcPr>
          <w:p w14:paraId="3196E1C4" w14:textId="61C8CD87" w:rsidR="00A36190" w:rsidRPr="00A36190" w:rsidRDefault="00A36190" w:rsidP="00A36190">
            <w:pPr>
              <w:rPr>
                <w:rFonts w:ascii="Times New Roman" w:hAnsi="Times New Roman" w:cs="Times New Roman"/>
              </w:rPr>
            </w:pPr>
            <w:r>
              <w:rPr>
                <w:rFonts w:ascii="Times New Roman" w:eastAsia="Georgia" w:hAnsi="Times New Roman" w:cs="Times New Roman"/>
              </w:rPr>
              <w:t>Automobiles (built-up)</w:t>
            </w:r>
          </w:p>
        </w:tc>
        <w:tc>
          <w:tcPr>
            <w:tcW w:w="4675" w:type="dxa"/>
            <w:vAlign w:val="center"/>
          </w:tcPr>
          <w:p w14:paraId="045FFA51" w14:textId="6F81A6E8" w:rsidR="00A36190" w:rsidRPr="00A36190" w:rsidRDefault="00A36190" w:rsidP="00A36190">
            <w:pPr>
              <w:rPr>
                <w:rFonts w:ascii="Times New Roman" w:hAnsi="Times New Roman" w:cs="Times New Roman"/>
              </w:rPr>
            </w:pPr>
            <w:r>
              <w:rPr>
                <w:rFonts w:ascii="Times New Roman" w:eastAsia="Georgia" w:hAnsi="Times New Roman" w:cs="Times New Roman"/>
              </w:rPr>
              <w:t>Over 100% (up to ~110%)</w:t>
            </w:r>
          </w:p>
        </w:tc>
      </w:tr>
      <w:tr w:rsidR="00A36190" w14:paraId="17604E88" w14:textId="77777777" w:rsidTr="00945362">
        <w:tc>
          <w:tcPr>
            <w:tcW w:w="4675" w:type="dxa"/>
            <w:vAlign w:val="center"/>
          </w:tcPr>
          <w:p w14:paraId="74B56E47" w14:textId="5BECFD94" w:rsidR="00A36190" w:rsidRPr="00A36190" w:rsidRDefault="00A36190" w:rsidP="00A36190">
            <w:pPr>
              <w:rPr>
                <w:rFonts w:ascii="Times New Roman" w:hAnsi="Times New Roman" w:cs="Times New Roman"/>
              </w:rPr>
            </w:pPr>
            <w:r>
              <w:rPr>
                <w:rFonts w:ascii="Times New Roman" w:eastAsia="Georgia" w:hAnsi="Times New Roman" w:cs="Times New Roman"/>
              </w:rPr>
              <w:t>Processed food</w:t>
            </w:r>
          </w:p>
        </w:tc>
        <w:tc>
          <w:tcPr>
            <w:tcW w:w="4675" w:type="dxa"/>
            <w:vAlign w:val="center"/>
          </w:tcPr>
          <w:p w14:paraId="6F547D85" w14:textId="2DC8F4CD" w:rsidR="00A36190" w:rsidRPr="00A36190" w:rsidRDefault="00A36190" w:rsidP="00A36190">
            <w:pPr>
              <w:rPr>
                <w:rFonts w:ascii="Times New Roman" w:hAnsi="Times New Roman" w:cs="Times New Roman"/>
              </w:rPr>
            </w:pPr>
            <w:r>
              <w:rPr>
                <w:rFonts w:ascii="Times New Roman" w:eastAsia="Georgia" w:hAnsi="Times New Roman" w:cs="Times New Roman"/>
              </w:rPr>
              <w:t>Up to 70%</w:t>
            </w:r>
          </w:p>
        </w:tc>
      </w:tr>
      <w:tr w:rsidR="00A36190" w14:paraId="508EAAC1" w14:textId="77777777" w:rsidTr="00945362">
        <w:tc>
          <w:tcPr>
            <w:tcW w:w="4675" w:type="dxa"/>
            <w:vAlign w:val="center"/>
          </w:tcPr>
          <w:p w14:paraId="64B16A95" w14:textId="116434BE" w:rsidR="00A36190" w:rsidRPr="00A36190" w:rsidRDefault="00A36190" w:rsidP="00A36190">
            <w:pPr>
              <w:rPr>
                <w:rFonts w:ascii="Times New Roman" w:hAnsi="Times New Roman" w:cs="Times New Roman"/>
              </w:rPr>
            </w:pPr>
            <w:r>
              <w:rPr>
                <w:rFonts w:ascii="Times New Roman" w:eastAsia="Georgia" w:hAnsi="Times New Roman" w:cs="Times New Roman"/>
              </w:rPr>
              <w:t>Vegetable oils</w:t>
            </w:r>
          </w:p>
        </w:tc>
        <w:tc>
          <w:tcPr>
            <w:tcW w:w="4675" w:type="dxa"/>
            <w:vAlign w:val="center"/>
          </w:tcPr>
          <w:p w14:paraId="0552B24B" w14:textId="4C480F73" w:rsidR="00A36190" w:rsidRPr="00A36190" w:rsidRDefault="00A36190" w:rsidP="00A36190">
            <w:pPr>
              <w:rPr>
                <w:rFonts w:ascii="Times New Roman" w:hAnsi="Times New Roman" w:cs="Times New Roman"/>
              </w:rPr>
            </w:pPr>
            <w:r>
              <w:rPr>
                <w:rFonts w:ascii="Times New Roman" w:eastAsia="Georgia" w:hAnsi="Times New Roman" w:cs="Times New Roman"/>
              </w:rPr>
              <w:t>Up to 20%</w:t>
            </w:r>
          </w:p>
        </w:tc>
      </w:tr>
      <w:tr w:rsidR="00A36190" w14:paraId="461CD49B" w14:textId="77777777" w:rsidTr="00945362">
        <w:tc>
          <w:tcPr>
            <w:tcW w:w="4675" w:type="dxa"/>
            <w:vAlign w:val="center"/>
          </w:tcPr>
          <w:p w14:paraId="0C39A135" w14:textId="038591FD" w:rsidR="00A36190" w:rsidRPr="00A36190" w:rsidRDefault="00A36190" w:rsidP="00A36190">
            <w:pPr>
              <w:rPr>
                <w:rFonts w:ascii="Times New Roman" w:hAnsi="Times New Roman" w:cs="Times New Roman"/>
              </w:rPr>
            </w:pPr>
            <w:r>
              <w:rPr>
                <w:rFonts w:ascii="Times New Roman" w:eastAsia="Georgia" w:hAnsi="Times New Roman" w:cs="Times New Roman"/>
              </w:rPr>
              <w:t>Transport / automotive</w:t>
            </w:r>
          </w:p>
        </w:tc>
        <w:tc>
          <w:tcPr>
            <w:tcW w:w="4675" w:type="dxa"/>
            <w:vAlign w:val="center"/>
          </w:tcPr>
          <w:p w14:paraId="19EA21BB" w14:textId="363E36E8" w:rsidR="00A36190" w:rsidRPr="00A36190" w:rsidRDefault="00A36190" w:rsidP="00A36190">
            <w:pPr>
              <w:rPr>
                <w:rFonts w:ascii="Times New Roman" w:hAnsi="Times New Roman" w:cs="Times New Roman"/>
              </w:rPr>
            </w:pPr>
            <w:r>
              <w:rPr>
                <w:rFonts w:ascii="Times New Roman" w:eastAsia="Georgia" w:hAnsi="Times New Roman" w:cs="Times New Roman"/>
              </w:rPr>
              <w:t>Up to 18%</w:t>
            </w:r>
          </w:p>
        </w:tc>
      </w:tr>
      <w:tr w:rsidR="00A36190" w14:paraId="18EC155E" w14:textId="77777777" w:rsidTr="00945362">
        <w:tc>
          <w:tcPr>
            <w:tcW w:w="4675" w:type="dxa"/>
            <w:vAlign w:val="center"/>
          </w:tcPr>
          <w:p w14:paraId="5B1517B2" w14:textId="0BCD2B44" w:rsidR="00A36190" w:rsidRPr="00A36190" w:rsidRDefault="00A36190" w:rsidP="00A36190">
            <w:pPr>
              <w:rPr>
                <w:rFonts w:ascii="Times New Roman" w:hAnsi="Times New Roman" w:cs="Times New Roman"/>
              </w:rPr>
            </w:pPr>
            <w:r>
              <w:rPr>
                <w:rFonts w:ascii="Times New Roman" w:eastAsia="Georgia" w:hAnsi="Times New Roman" w:cs="Times New Roman"/>
              </w:rPr>
              <w:t>Leather / footwear</w:t>
            </w:r>
          </w:p>
        </w:tc>
        <w:tc>
          <w:tcPr>
            <w:tcW w:w="4675" w:type="dxa"/>
            <w:vAlign w:val="center"/>
          </w:tcPr>
          <w:p w14:paraId="533AFC40" w14:textId="59018008" w:rsidR="00A36190" w:rsidRPr="00A36190" w:rsidRDefault="00A36190" w:rsidP="00A36190">
            <w:pPr>
              <w:rPr>
                <w:rFonts w:ascii="Times New Roman" w:hAnsi="Times New Roman" w:cs="Times New Roman"/>
              </w:rPr>
            </w:pPr>
            <w:r>
              <w:rPr>
                <w:rFonts w:ascii="Times New Roman" w:eastAsia="Georgia" w:hAnsi="Times New Roman" w:cs="Times New Roman"/>
              </w:rPr>
              <w:t>Up to 16%</w:t>
            </w:r>
          </w:p>
        </w:tc>
      </w:tr>
      <w:tr w:rsidR="00A36190" w14:paraId="0B0DA6C0" w14:textId="77777777" w:rsidTr="00945362">
        <w:tc>
          <w:tcPr>
            <w:tcW w:w="4675" w:type="dxa"/>
            <w:vAlign w:val="center"/>
          </w:tcPr>
          <w:p w14:paraId="33FC8320" w14:textId="299992D1" w:rsidR="00A36190" w:rsidRPr="00A36190" w:rsidRDefault="00A36190" w:rsidP="00A36190">
            <w:pPr>
              <w:rPr>
                <w:rFonts w:ascii="Times New Roman" w:hAnsi="Times New Roman" w:cs="Times New Roman"/>
              </w:rPr>
            </w:pPr>
            <w:r>
              <w:rPr>
                <w:rFonts w:ascii="Times New Roman" w:eastAsia="Georgia" w:hAnsi="Times New Roman" w:cs="Times New Roman"/>
              </w:rPr>
              <w:t>Electrical machinery</w:t>
            </w:r>
          </w:p>
        </w:tc>
        <w:tc>
          <w:tcPr>
            <w:tcW w:w="4675" w:type="dxa"/>
            <w:vAlign w:val="center"/>
          </w:tcPr>
          <w:p w14:paraId="793F4381" w14:textId="03A22296" w:rsidR="00A36190" w:rsidRPr="00A36190" w:rsidRDefault="00A36190" w:rsidP="00A36190">
            <w:pPr>
              <w:rPr>
                <w:rFonts w:ascii="Times New Roman" w:hAnsi="Times New Roman" w:cs="Times New Roman"/>
              </w:rPr>
            </w:pPr>
            <w:r>
              <w:rPr>
                <w:rFonts w:ascii="Times New Roman" w:eastAsia="Georgia" w:hAnsi="Times New Roman" w:cs="Times New Roman"/>
              </w:rPr>
              <w:t>Up to 14%</w:t>
            </w:r>
          </w:p>
        </w:tc>
      </w:tr>
      <w:tr w:rsidR="00A36190" w14:paraId="6FB7A188" w14:textId="77777777" w:rsidTr="00945362">
        <w:tc>
          <w:tcPr>
            <w:tcW w:w="4675" w:type="dxa"/>
            <w:vAlign w:val="center"/>
          </w:tcPr>
          <w:p w14:paraId="25C2C308" w14:textId="7E1592FB" w:rsidR="00A36190" w:rsidRPr="00A36190" w:rsidRDefault="00A36190" w:rsidP="00A36190">
            <w:pPr>
              <w:rPr>
                <w:rFonts w:ascii="Times New Roman" w:hAnsi="Times New Roman" w:cs="Times New Roman"/>
              </w:rPr>
            </w:pPr>
            <w:r>
              <w:rPr>
                <w:rFonts w:ascii="Times New Roman" w:eastAsia="Georgia" w:hAnsi="Times New Roman" w:cs="Times New Roman"/>
              </w:rPr>
              <w:t>Textiles / clothing; glass; ceramics</w:t>
            </w:r>
          </w:p>
        </w:tc>
        <w:tc>
          <w:tcPr>
            <w:tcW w:w="4675" w:type="dxa"/>
            <w:vAlign w:val="center"/>
          </w:tcPr>
          <w:p w14:paraId="3BC0D4FC" w14:textId="1CB493C2" w:rsidR="00A36190" w:rsidRPr="00A36190" w:rsidRDefault="00A36190" w:rsidP="00A36190">
            <w:pPr>
              <w:rPr>
                <w:rFonts w:ascii="Times New Roman" w:hAnsi="Times New Roman" w:cs="Times New Roman"/>
              </w:rPr>
            </w:pPr>
            <w:r>
              <w:rPr>
                <w:rFonts w:ascii="Times New Roman" w:eastAsia="Georgia" w:hAnsi="Times New Roman" w:cs="Times New Roman"/>
              </w:rPr>
              <w:t>Up to 12%</w:t>
            </w:r>
          </w:p>
        </w:tc>
      </w:tr>
      <w:tr w:rsidR="00A36190" w14:paraId="2A0A5B04" w14:textId="77777777" w:rsidTr="00945362">
        <w:tc>
          <w:tcPr>
            <w:tcW w:w="4675" w:type="dxa"/>
            <w:vAlign w:val="center"/>
          </w:tcPr>
          <w:p w14:paraId="72BCE460" w14:textId="56953498" w:rsidR="00A36190" w:rsidRPr="00A36190" w:rsidRDefault="00A36190" w:rsidP="00A36190">
            <w:pPr>
              <w:rPr>
                <w:rFonts w:ascii="Times New Roman" w:hAnsi="Times New Roman" w:cs="Times New Roman"/>
              </w:rPr>
            </w:pPr>
            <w:r>
              <w:rPr>
                <w:rFonts w:ascii="Times New Roman" w:eastAsia="Georgia" w:hAnsi="Times New Roman" w:cs="Times New Roman"/>
              </w:rPr>
              <w:t>Wood / paper; base metals</w:t>
            </w:r>
          </w:p>
        </w:tc>
        <w:tc>
          <w:tcPr>
            <w:tcW w:w="4675" w:type="dxa"/>
            <w:vAlign w:val="center"/>
          </w:tcPr>
          <w:p w14:paraId="53922E62" w14:textId="350F911F" w:rsidR="00A36190" w:rsidRPr="00A36190" w:rsidRDefault="00A36190" w:rsidP="00A36190">
            <w:pPr>
              <w:rPr>
                <w:rFonts w:ascii="Times New Roman" w:hAnsi="Times New Roman" w:cs="Times New Roman"/>
              </w:rPr>
            </w:pPr>
            <w:r>
              <w:rPr>
                <w:rFonts w:ascii="Times New Roman" w:eastAsia="Georgia" w:hAnsi="Times New Roman" w:cs="Times New Roman"/>
              </w:rPr>
              <w:t>Up to 10%</w:t>
            </w:r>
          </w:p>
        </w:tc>
      </w:tr>
      <w:tr w:rsidR="00A36190" w14:paraId="7DC70B6C" w14:textId="77777777" w:rsidTr="00945362">
        <w:tc>
          <w:tcPr>
            <w:tcW w:w="4675" w:type="dxa"/>
            <w:vAlign w:val="center"/>
          </w:tcPr>
          <w:p w14:paraId="6A527421" w14:textId="313F2D4D" w:rsidR="00A36190" w:rsidRPr="00A36190" w:rsidRDefault="00A36190" w:rsidP="00A36190">
            <w:pPr>
              <w:rPr>
                <w:rFonts w:ascii="Times New Roman" w:hAnsi="Times New Roman" w:cs="Times New Roman"/>
              </w:rPr>
            </w:pPr>
            <w:r>
              <w:rPr>
                <w:rFonts w:ascii="Times New Roman" w:eastAsia="Georgia" w:hAnsi="Times New Roman" w:cs="Times New Roman"/>
              </w:rPr>
              <w:t>Mechanical machinery; minerals; chemicals</w:t>
            </w:r>
          </w:p>
        </w:tc>
        <w:tc>
          <w:tcPr>
            <w:tcW w:w="4675" w:type="dxa"/>
            <w:vAlign w:val="center"/>
          </w:tcPr>
          <w:p w14:paraId="783E015B" w14:textId="5FB9B10C" w:rsidR="00A36190" w:rsidRPr="00A36190" w:rsidRDefault="00A36190" w:rsidP="00A36190">
            <w:pPr>
              <w:rPr>
                <w:rFonts w:ascii="Times New Roman" w:hAnsi="Times New Roman" w:cs="Times New Roman"/>
              </w:rPr>
            </w:pPr>
            <w:r>
              <w:rPr>
                <w:rFonts w:ascii="Times New Roman" w:eastAsia="Georgia" w:hAnsi="Times New Roman" w:cs="Times New Roman"/>
              </w:rPr>
              <w:t>Up to 8%</w:t>
            </w:r>
          </w:p>
        </w:tc>
      </w:tr>
      <w:tr w:rsidR="00A36190" w14:paraId="09EB22FF" w14:textId="77777777" w:rsidTr="00945362">
        <w:tc>
          <w:tcPr>
            <w:tcW w:w="4675" w:type="dxa"/>
            <w:vAlign w:val="center"/>
          </w:tcPr>
          <w:p w14:paraId="580E28BE" w14:textId="71C9FD89" w:rsidR="00A36190" w:rsidRPr="00A36190" w:rsidRDefault="00A36190" w:rsidP="00A36190">
            <w:pPr>
              <w:rPr>
                <w:rFonts w:ascii="Times New Roman" w:hAnsi="Times New Roman" w:cs="Times New Roman"/>
              </w:rPr>
            </w:pPr>
            <w:r>
              <w:rPr>
                <w:rFonts w:ascii="Times New Roman" w:eastAsia="Georgia" w:hAnsi="Times New Roman" w:cs="Times New Roman"/>
              </w:rPr>
              <w:t>Plastic / rubber; instruments</w:t>
            </w:r>
          </w:p>
        </w:tc>
        <w:tc>
          <w:tcPr>
            <w:tcW w:w="4675" w:type="dxa"/>
            <w:vAlign w:val="center"/>
          </w:tcPr>
          <w:p w14:paraId="323DDA44" w14:textId="6D106B5A" w:rsidR="00A36190" w:rsidRPr="00A36190" w:rsidRDefault="00A36190" w:rsidP="00A36190">
            <w:pPr>
              <w:rPr>
                <w:rFonts w:ascii="Times New Roman" w:hAnsi="Times New Roman" w:cs="Times New Roman"/>
              </w:rPr>
            </w:pPr>
            <w:r>
              <w:rPr>
                <w:rFonts w:ascii="Times New Roman" w:eastAsia="Georgia" w:hAnsi="Times New Roman" w:cs="Times New Roman"/>
              </w:rPr>
              <w:t>Up to 6%</w:t>
            </w:r>
          </w:p>
        </w:tc>
      </w:tr>
      <w:tr w:rsidR="00A36190" w14:paraId="54FC2D2C" w14:textId="77777777" w:rsidTr="00945362">
        <w:tc>
          <w:tcPr>
            <w:tcW w:w="4675" w:type="dxa"/>
            <w:vAlign w:val="center"/>
          </w:tcPr>
          <w:p w14:paraId="1CAA3E45" w14:textId="29F33BD4" w:rsidR="00A36190" w:rsidRPr="00A36190" w:rsidRDefault="00A36190" w:rsidP="00A36190">
            <w:pPr>
              <w:rPr>
                <w:rFonts w:ascii="Times New Roman" w:hAnsi="Times New Roman" w:cs="Times New Roman"/>
              </w:rPr>
            </w:pPr>
            <w:r>
              <w:rPr>
                <w:rFonts w:ascii="Times New Roman" w:eastAsia="Georgia" w:hAnsi="Times New Roman" w:cs="Times New Roman"/>
              </w:rPr>
              <w:t xml:space="preserve">Gems &amp; jewellery; furniture; sports goods</w:t>
            </w:r>
          </w:p>
        </w:tc>
        <w:tc>
          <w:tcPr>
            <w:tcW w:w="4675" w:type="dxa"/>
            <w:vAlign w:val="center"/>
          </w:tcPr>
          <w:p w14:paraId="4A23A84B" w14:textId="734B0FA6" w:rsidR="00A36190" w:rsidRPr="00A36190" w:rsidRDefault="00A36190" w:rsidP="00A36190">
            <w:pPr>
              <w:rPr>
                <w:rFonts w:ascii="Times New Roman" w:hAnsi="Times New Roman" w:cs="Times New Roman"/>
              </w:rPr>
            </w:pPr>
            <w:r>
              <w:rPr>
                <w:rFonts w:ascii="Times New Roman" w:eastAsia="Georgia" w:hAnsi="Times New Roman" w:cs="Times New Roman"/>
              </w:rPr>
              <w:t>Up to 4%</w:t>
            </w:r>
          </w:p>
        </w:tc>
      </w:tr>
      <w:tr w:rsidR="00A36190" w14:paraId="0A8FED27" w14:textId="77777777" w:rsidTr="00945362">
        <w:tc>
          <w:tcPr>
            <w:tcW w:w="4675" w:type="dxa"/>
            <w:vAlign w:val="center"/>
          </w:tcPr>
          <w:p w14:paraId="695DC859" w14:textId="21A45921" w:rsidR="00A36190" w:rsidRPr="00A36190" w:rsidRDefault="00A36190" w:rsidP="00A36190">
            <w:pPr>
              <w:rPr>
                <w:rFonts w:ascii="Times New Roman" w:hAnsi="Times New Roman" w:cs="Times New Roman"/>
              </w:rPr>
            </w:pPr>
            <w:r>
              <w:rPr>
                <w:rFonts w:ascii="Times New Roman" w:eastAsia="Georgia" w:hAnsi="Times New Roman" w:cs="Times New Roman"/>
              </w:rPr>
              <w:t>Arms &amp; ammunition</w:t>
            </w:r>
          </w:p>
        </w:tc>
        <w:tc>
          <w:tcPr>
            <w:tcW w:w="4675" w:type="dxa"/>
            <w:vAlign w:val="center"/>
          </w:tcPr>
          <w:p w14:paraId="4DDBF697" w14:textId="38FC0A59" w:rsidR="00A36190" w:rsidRPr="00A36190" w:rsidRDefault="00A36190" w:rsidP="00A36190">
            <w:pPr>
              <w:rPr>
                <w:rFonts w:ascii="Times New Roman" w:hAnsi="Times New Roman" w:cs="Times New Roman"/>
              </w:rPr>
            </w:pPr>
            <w:r>
              <w:rPr>
                <w:rFonts w:ascii="Times New Roman" w:eastAsia="Georgia" w:hAnsi="Times New Roman" w:cs="Times New Roman"/>
              </w:rPr>
              <w:t>Up to 2%</w:t>
            </w:r>
          </w:p>
        </w:tc>
      </w:tr>
    </w:tbl>
    <w:p w14:paraId="1F1EDE0C" w14:textId="77777777" w:rsidR="00F91942" w:rsidRDefault="00F91942" w:rsidP="00B4634E">
      <w:pPr>
        <w:keepNext/>
        <w:shd w:val="clear" w:color="auto" w:fill="FFFFFF" w:themeFill="background1"/>
        <w:spacing w:before="60" w:after="60"/>
        <w:rPr>
          <w:rFonts w:ascii="Times New Roman" w:eastAsia="Georgia" w:hAnsi="Times New Roman" w:cs="Times New Roman"/>
          <w:b/>
          <w:bCs/>
          <w:u w:val="single"/>
        </w:rPr>
      </w:pPr>
    </w:p>
    <w:p w14:paraId="26719786" w14:textId="7F25960E" w:rsidR="00B4634E" w:rsidRPr="000B270B" w:rsidRDefault="00F91942" w:rsidP="000B270B">
      <w:pPr>
        <w:pStyle w:val="ListParagraph"/>
        <w:keepNext/>
        <w:numPr>
          <w:ilvl w:val="0"/>
          <w:numId w:val="7"/>
        </w:numPr>
        <w:shd w:val="clear" w:color="auto" w:fill="FFFFFF" w:themeFill="background1"/>
        <w:spacing w:before="60" w:after="60"/>
        <w:ind w:left="0"/>
        <w:rPr>
          <w:rFonts w:ascii="Times New Roman" w:eastAsia="Georgia" w:hAnsi="Times New Roman" w:cs="Times New Roman"/>
          <w:b/>
          <w:bCs/>
          <w:u w:val="single"/>
        </w:rPr>
      </w:pPr>
      <w:r>
        <w:rPr>
          <w:rFonts w:ascii="Times New Roman" w:eastAsia="Georgia" w:hAnsi="Times New Roman" w:cs="Times New Roman"/>
          <w:b/>
          <w:bCs/>
          <w:u w:val="single"/>
        </w:rPr>
        <w:t>PRE-FTA BASELINE — INDIA'S EXPORTS TO THE UK, BY SECTOR</w:t>
      </w:r>
    </w:p>
    <w:p w14:paraId="4C2A088B" w14:textId="77777777" w:rsidR="00C304F3" w:rsidRDefault="00C304F3" w:rsidP="00B4634E">
      <w:pPr>
        <w:keepNext/>
        <w:shd w:val="clear" w:color="auto" w:fill="FFFFFF" w:themeFill="background1"/>
        <w:spacing w:before="60" w:after="60"/>
        <w:rPr>
          <w:rFonts w:ascii="Times New Roman" w:eastAsia="Georgia" w:hAnsi="Times New Roman" w:cs="Times New Roman"/>
          <w:b/>
          <w:bCs/>
          <w:u w:val="single"/>
        </w:rPr>
      </w:pPr>
    </w:p>
    <w:p w14:paraId="40E76BE0" w14:textId="1CA27812" w:rsidR="00C304F3" w:rsidRPr="00C304F3" w:rsidRDefault="00C304F3" w:rsidP="00C304F3">
      <w:pPr>
        <w:pStyle w:val="ListParagraph"/>
        <w:keepNext/>
        <w:numPr>
          <w:ilvl w:val="0"/>
          <w:numId w:val="5"/>
        </w:numPr>
        <w:shd w:val="clear" w:color="auto" w:fill="FFFFFF" w:themeFill="background1"/>
        <w:spacing w:before="60" w:after="60"/>
        <w:rPr>
          <w:rFonts w:ascii="Times New Roman" w:eastAsia="Georgia" w:hAnsi="Times New Roman" w:cs="Times New Roman"/>
          <w:b/>
          <w:bCs/>
          <w:u w:val="single"/>
        </w:rPr>
      </w:pPr>
      <w:r>
        <w:rPr>
          <w:rFonts w:ascii="Times New Roman" w:eastAsia="Georgia" w:hAnsi="Times New Roman" w:cs="Times New Roman"/>
          <w:b/>
          <w:bCs/>
          <w:u w:val="single"/>
        </w:rPr>
        <w:t>GOODS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89"/>
        <w:gridCol w:w="1449"/>
        <w:gridCol w:w="3982"/>
        <w:gridCol w:w="1506"/>
      </w:tblGrid>
      <w:tr w:rsidR="00B4634E" w:rsidRPr="00B4634E" w14:paraId="4F2EF5F8" w14:textId="77777777" w:rsidTr="00B4634E">
        <w:trPr>
          <w:tblHeader/>
        </w:trPr>
        <w:tc>
          <w:tcPr>
            <w:tcW w:w="2100" w:type="dxa"/>
            <w:shd w:val="clear" w:color="auto" w:fill="FFFFFF" w:themeFill="background1"/>
            <w:tcMar>
              <w:top w:w="55" w:type="dxa"/>
              <w:left w:w="90" w:type="dxa"/>
              <w:bottom w:w="55" w:type="dxa"/>
              <w:right w:w="90" w:type="dxa"/>
            </w:tcMar>
            <w:vAlign w:val="center"/>
          </w:tcPr>
          <w:p w14:paraId="6ECEC46C"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Sector (HS)</w:t>
            </w:r>
          </w:p>
        </w:tc>
        <w:tc>
          <w:tcPr>
            <w:tcW w:w="1450" w:type="dxa"/>
            <w:shd w:val="clear" w:color="auto" w:fill="FFFFFF" w:themeFill="background1"/>
            <w:tcMar>
              <w:top w:w="55" w:type="dxa"/>
              <w:left w:w="90" w:type="dxa"/>
              <w:bottom w:w="55" w:type="dxa"/>
              <w:right w:w="90" w:type="dxa"/>
            </w:tcMar>
            <w:vAlign w:val="center"/>
          </w:tcPr>
          <w:p w14:paraId="0D524DC9"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Pre-FTA UK duty</w:t>
            </w:r>
          </w:p>
        </w:tc>
        <w:tc>
          <w:tcPr>
            <w:tcW w:w="4076" w:type="dxa"/>
            <w:shd w:val="clear" w:color="auto" w:fill="FFFFFF" w:themeFill="background1"/>
            <w:tcMar>
              <w:top w:w="55" w:type="dxa"/>
              <w:left w:w="90" w:type="dxa"/>
              <w:bottom w:w="55" w:type="dxa"/>
              <w:right w:w="90" w:type="dxa"/>
            </w:tcMar>
            <w:vAlign w:val="center"/>
          </w:tcPr>
          <w:p w14:paraId="297ED6E3"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Non-tariff requirements &amp; main practical challenge</w:t>
            </w:r>
          </w:p>
        </w:tc>
        <w:tc>
          <w:tcPr>
            <w:tcW w:w="1400" w:type="dxa"/>
            <w:shd w:val="clear" w:color="auto" w:fill="FFFFFF" w:themeFill="background1"/>
            <w:tcMar>
              <w:top w:w="55" w:type="dxa"/>
              <w:left w:w="90" w:type="dxa"/>
              <w:bottom w:w="55" w:type="dxa"/>
              <w:right w:w="90" w:type="dxa"/>
            </w:tcMar>
            <w:vAlign w:val="center"/>
          </w:tcPr>
          <w:p w14:paraId="02068528"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Source</w:t>
            </w:r>
          </w:p>
        </w:tc>
      </w:tr>
      <w:tr w:rsidR="00B4634E" w:rsidRPr="00B4634E" w14:paraId="7E75EA62" w14:textId="77777777" w:rsidTr="00B4634E">
        <w:tc>
          <w:tcPr>
            <w:tcW w:w="2100" w:type="dxa"/>
            <w:shd w:val="clear" w:color="auto" w:fill="FFFFFF" w:themeFill="background1"/>
            <w:tcMar>
              <w:top w:w="50" w:type="dxa"/>
              <w:left w:w="90" w:type="dxa"/>
              <w:bottom w:w="50" w:type="dxa"/>
              <w:right w:w="90" w:type="dxa"/>
            </w:tcMar>
            <w:vAlign w:val="center"/>
          </w:tcPr>
          <w:p w14:paraId="579F0BE7"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Textiles, apparel &amp; carpets (50–63)</w:t>
            </w:r>
          </w:p>
        </w:tc>
        <w:tc>
          <w:tcPr>
            <w:tcW w:w="1450" w:type="dxa"/>
            <w:shd w:val="clear" w:color="auto" w:fill="FFFFFF" w:themeFill="background1"/>
            <w:tcMar>
              <w:top w:w="50" w:type="dxa"/>
              <w:left w:w="90" w:type="dxa"/>
              <w:bottom w:w="50" w:type="dxa"/>
              <w:right w:w="90" w:type="dxa"/>
            </w:tcMar>
            <w:vAlign w:val="center"/>
          </w:tcPr>
          <w:p w14:paraId="0B98817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~12% (DCTS on 61–63 withdrawn 1 Jan 2026)</w:t>
            </w:r>
          </w:p>
        </w:tc>
        <w:tc>
          <w:tcPr>
            <w:tcW w:w="4076" w:type="dxa"/>
            <w:shd w:val="clear" w:color="auto" w:fill="FFFFFF" w:themeFill="background1"/>
            <w:tcMar>
              <w:top w:w="50" w:type="dxa"/>
              <w:left w:w="90" w:type="dxa"/>
              <w:bottom w:w="50" w:type="dxa"/>
              <w:right w:w="90" w:type="dxa"/>
            </w:tcMar>
            <w:vAlign w:val="center"/>
          </w:tcPr>
          <w:p w14:paraId="74ABCFA7"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UKCA where relevant; fibre-composition &amp; labelling. Challenge: duty-free Bangladesh/Vietnam undercut India; Form A/REX needed for any preference.</w:t>
            </w:r>
          </w:p>
        </w:tc>
        <w:tc>
          <w:tcPr>
            <w:tcW w:w="1400" w:type="dxa"/>
            <w:shd w:val="clear" w:color="auto" w:fill="FFFFFF" w:themeFill="background1"/>
            <w:tcMar>
              <w:top w:w="50" w:type="dxa"/>
              <w:left w:w="90" w:type="dxa"/>
              <w:bottom w:w="50" w:type="dxa"/>
              <w:right w:w="90" w:type="dxa"/>
            </w:tcMar>
            <w:vAlign w:val="center"/>
          </w:tcPr>
          <w:p w14:paraId="7E4A2B8E" w14:textId="58602158"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WTC MUMBAI REPORT p.11; </w:t>
            </w:r>
            <w:del w:id="5011" w:author="Citation Verification" w:date="2026-07-17T00:00:00Z">
              <w:r>
                <w:rPr>
                  <w:rFonts w:ascii="Times New Roman" w:eastAsia="Georgia" w:hAnsi="Times New Roman" w:cs="Times New Roman"/>
                </w:rPr>
                <w:delText xml:space="preserve">FTA</w:delText>
              </w:r>
            </w:del>
            <w:ins w:id="5012"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13" w:author="Citation Verification" w:date="2026-07-17T00:00:00Z">
              <w:r>
                <w:rPr>
                  <w:rFonts w:ascii="Times New Roman" w:eastAsia="Georgia" w:hAnsi="Times New Roman" w:cs="Times New Roman"/>
                </w:rPr>
                <w:delText xml:space="preserve">agreement</w:delText>
              </w:r>
            </w:del>
            <w:ins w:id="5014"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p.9; GOV.UK</w:t>
            </w:r>
          </w:p>
        </w:tc>
      </w:tr>
      <w:tr w:rsidR="00B4634E" w:rsidRPr="00B4634E" w14:paraId="4A6A68D6" w14:textId="77777777" w:rsidTr="00B4634E">
        <w:tc>
          <w:tcPr>
            <w:tcW w:w="2100" w:type="dxa"/>
            <w:shd w:val="clear" w:color="auto" w:fill="FFFFFF" w:themeFill="background1"/>
            <w:tcMar>
              <w:top w:w="50" w:type="dxa"/>
              <w:left w:w="90" w:type="dxa"/>
              <w:bottom w:w="50" w:type="dxa"/>
              <w:right w:w="90" w:type="dxa"/>
            </w:tcMar>
            <w:vAlign w:val="center"/>
          </w:tcPr>
          <w:p w14:paraId="0CAD9EED"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Leather &amp; footwear (41–43, 64)</w:t>
            </w:r>
          </w:p>
        </w:tc>
        <w:tc>
          <w:tcPr>
            <w:tcW w:w="1450" w:type="dxa"/>
            <w:shd w:val="clear" w:color="auto" w:fill="FFFFFF" w:themeFill="background1"/>
            <w:tcMar>
              <w:top w:w="50" w:type="dxa"/>
              <w:left w:w="90" w:type="dxa"/>
              <w:bottom w:w="50" w:type="dxa"/>
              <w:right w:w="90" w:type="dxa"/>
            </w:tcMar>
            <w:vAlign w:val="center"/>
          </w:tcPr>
          <w:p w14:paraId="7BB69E2B"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~16%</w:t>
            </w:r>
          </w:p>
        </w:tc>
        <w:tc>
          <w:tcPr>
            <w:tcW w:w="4076" w:type="dxa"/>
            <w:shd w:val="clear" w:color="auto" w:fill="FFFFFF" w:themeFill="background1"/>
            <w:tcMar>
              <w:top w:w="50" w:type="dxa"/>
              <w:left w:w="90" w:type="dxa"/>
              <w:bottom w:w="50" w:type="dxa"/>
              <w:right w:w="90" w:type="dxa"/>
            </w:tcMar>
            <w:vAlign w:val="center"/>
          </w:tcPr>
          <w:p w14:paraId="27DEE10B"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product safety/UKCA; UK REACH for treated leather. Challenge: strong Vietnam competition.</w:t>
            </w:r>
          </w:p>
        </w:tc>
        <w:tc>
          <w:tcPr>
            <w:tcW w:w="1400" w:type="dxa"/>
            <w:shd w:val="clear" w:color="auto" w:fill="FFFFFF" w:themeFill="background1"/>
            <w:tcMar>
              <w:top w:w="50" w:type="dxa"/>
              <w:left w:w="90" w:type="dxa"/>
              <w:bottom w:w="50" w:type="dxa"/>
              <w:right w:w="90" w:type="dxa"/>
            </w:tcMar>
            <w:vAlign w:val="center"/>
          </w:tcPr>
          <w:p w14:paraId="2C6C1B92" w14:textId="4DA296F9" w:rsidR="00B4634E" w:rsidRPr="00B4634E" w:rsidRDefault="00EF6E80" w:rsidP="00B4634E">
            <w:pPr>
              <w:shd w:val="clear" w:color="auto" w:fill="FFFFFF" w:themeFill="background1"/>
              <w:spacing w:after="0" w:line="240" w:lineRule="auto"/>
              <w:rPr>
                <w:rFonts w:ascii="Times New Roman" w:hAnsi="Times New Roman" w:cs="Times New Roman"/>
              </w:rPr>
            </w:pPr>
            <w:del w:id="5241" w:author="Citation Verification" w:date="2026-07-17T00:00:00Z">
              <w:r>
                <w:rPr>
                  <w:rFonts w:ascii="Times New Roman" w:eastAsia="Georgia" w:hAnsi="Times New Roman" w:cs="Times New Roman"/>
                </w:rPr>
                <w:delText xml:space="preserve">FTA</w:delText>
              </w:r>
            </w:del>
            <w:ins w:id="5242"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243" w:author="Citation Verification" w:date="2026-07-17T00:00:00Z">
              <w:r>
                <w:rPr>
                  <w:rFonts w:ascii="Times New Roman" w:eastAsia="Georgia" w:hAnsi="Times New Roman" w:cs="Times New Roman"/>
                </w:rPr>
                <w:delText xml:space="preserve">agreement</w:delText>
              </w:r>
            </w:del>
            <w:ins w:id="5244"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p.9</w:t>
            </w:r>
          </w:p>
        </w:tc>
      </w:tr>
      <w:tr w:rsidR="00B4634E" w:rsidRPr="00B4634E" w14:paraId="1F039491" w14:textId="77777777" w:rsidTr="00B4634E">
        <w:tc>
          <w:tcPr>
            <w:tcW w:w="2100" w:type="dxa"/>
            <w:shd w:val="clear" w:color="auto" w:fill="FFFFFF" w:themeFill="background1"/>
            <w:tcMar>
              <w:top w:w="50" w:type="dxa"/>
              <w:left w:w="90" w:type="dxa"/>
              <w:bottom w:w="50" w:type="dxa"/>
              <w:right w:w="90" w:type="dxa"/>
            </w:tcMar>
            <w:vAlign w:val="center"/>
          </w:tcPr>
          <w:p w14:paraId="6F44A77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 xml:space="preserve">Gems &amp; jewellery (71)</w:t>
            </w:r>
          </w:p>
        </w:tc>
        <w:tc>
          <w:tcPr>
            <w:tcW w:w="1450" w:type="dxa"/>
            <w:shd w:val="clear" w:color="auto" w:fill="FFFFFF" w:themeFill="background1"/>
            <w:tcMar>
              <w:top w:w="50" w:type="dxa"/>
              <w:left w:w="90" w:type="dxa"/>
              <w:bottom w:w="50" w:type="dxa"/>
              <w:right w:w="90" w:type="dxa"/>
            </w:tcMar>
            <w:vAlign w:val="center"/>
          </w:tcPr>
          <w:p w14:paraId="37D881C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~4% (jewellery)</w:t>
            </w:r>
          </w:p>
        </w:tc>
        <w:tc>
          <w:tcPr>
            <w:tcW w:w="4076" w:type="dxa"/>
            <w:shd w:val="clear" w:color="auto" w:fill="FFFFFF" w:themeFill="background1"/>
            <w:tcMar>
              <w:top w:w="50" w:type="dxa"/>
              <w:left w:w="90" w:type="dxa"/>
              <w:bottom w:w="50" w:type="dxa"/>
              <w:right w:w="90" w:type="dxa"/>
            </w:tcMar>
            <w:vAlign w:val="center"/>
          </w:tcPr>
          <w:p w14:paraId="07F68B9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Assay/hallmarking on entry. Challenge: duty vs a ~USD 3bn UK jewellery market; exports ~USD 941m.</w:t>
            </w:r>
          </w:p>
        </w:tc>
        <w:tc>
          <w:tcPr>
            <w:tcW w:w="1400" w:type="dxa"/>
            <w:shd w:val="clear" w:color="auto" w:fill="FFFFFF" w:themeFill="background1"/>
            <w:tcMar>
              <w:top w:w="50" w:type="dxa"/>
              <w:left w:w="90" w:type="dxa"/>
              <w:bottom w:w="50" w:type="dxa"/>
              <w:right w:w="90" w:type="dxa"/>
            </w:tcMar>
            <w:vAlign w:val="center"/>
          </w:tcPr>
          <w:p w14:paraId="185564AA" w14:textId="5F81D42A" w:rsidR="00B4634E" w:rsidRPr="00B4634E" w:rsidRDefault="00EF6E80" w:rsidP="00B4634E">
            <w:pPr>
              <w:shd w:val="clear" w:color="auto" w:fill="FFFFFF" w:themeFill="background1"/>
              <w:spacing w:after="0" w:line="240" w:lineRule="auto"/>
              <w:rPr>
                <w:rFonts w:ascii="Times New Roman" w:hAnsi="Times New Roman" w:cs="Times New Roman"/>
              </w:rPr>
            </w:pPr>
            <w:del w:id="5002" w:author="Citation Verification" w:date="2026-07-17T00:00:00Z">
              <w:r>
                <w:rPr>
                  <w:rFonts w:ascii="Times New Roman" w:eastAsia="Georgia" w:hAnsi="Times New Roman" w:cs="Times New Roman"/>
                </w:rPr>
                <w:delText xml:space="preserve">FTA agreement p.16; WTC </w:delText>
              </w:r>
            </w:del>
            <w:ins w:id="5004" w:author="Citation Verification" w:date="2026-07-17T00:00:00Z">
              <w:r>
                <w:rPr>
                  <w:rFonts w:ascii="Times New Roman" w:eastAsia="Georgia" w:hAnsi="Times New Roman" w:cs="Times New Roman"/>
                  <w:color w:val="FF0000"/>
                </w:rPr>
                <w:t xml:space="preserve">PIB (29.7.2025) p.16; WTC </w:t>
              </w:r>
            </w:ins>
            <w:del w:id="5003" w:author="Citation Verification" w:date="2026-07-17T00:00:00Z">
              <w:r>
                <w:rPr>
                  <w:rFonts w:ascii="Times New Roman" w:eastAsia="Georgia" w:hAnsi="Times New Roman" w:cs="Times New Roman"/>
                </w:rPr>
                <w:delText>MUMBAI REPORTp.11</w:delText>
              </w:r>
            </w:del>
            <w:ins w:id="5005" w:author="Citation Verification" w:date="2026-07-17T00:00:00Z">
              <w:r>
                <w:rPr>
                  <w:rFonts w:ascii="Times New Roman" w:eastAsia="Georgia" w:hAnsi="Times New Roman" w:cs="Times New Roman"/>
                  <w:color w:val="FF0000"/>
                </w:rPr>
                <w:t>MUMBAI REPORT p.11</w:t>
              </w:r>
            </w:ins>
          </w:p>
        </w:tc>
      </w:tr>
      <w:tr w:rsidR="00B4634E" w:rsidRPr="00B4634E" w14:paraId="305A22E1" w14:textId="77777777" w:rsidTr="00B4634E">
        <w:tc>
          <w:tcPr>
            <w:tcW w:w="2100" w:type="dxa"/>
            <w:shd w:val="clear" w:color="auto" w:fill="FFFFFF" w:themeFill="background1"/>
            <w:tcMar>
              <w:top w:w="50" w:type="dxa"/>
              <w:left w:w="90" w:type="dxa"/>
              <w:bottom w:w="50" w:type="dxa"/>
              <w:right w:w="90" w:type="dxa"/>
            </w:tcMar>
            <w:vAlign w:val="center"/>
          </w:tcPr>
          <w:p w14:paraId="67674B1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lastRenderedPageBreak/>
              <w:t>Marine products (03, 1604–05)</w:t>
            </w:r>
          </w:p>
        </w:tc>
        <w:tc>
          <w:tcPr>
            <w:tcW w:w="1450" w:type="dxa"/>
            <w:shd w:val="clear" w:color="auto" w:fill="FFFFFF" w:themeFill="background1"/>
            <w:tcMar>
              <w:top w:w="50" w:type="dxa"/>
              <w:left w:w="90" w:type="dxa"/>
              <w:bottom w:w="50" w:type="dxa"/>
              <w:right w:w="90" w:type="dxa"/>
            </w:tcMar>
            <w:vAlign w:val="center"/>
          </w:tcPr>
          <w:p w14:paraId="00B908C7"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~4.2–21.5%</w:t>
            </w:r>
          </w:p>
        </w:tc>
        <w:tc>
          <w:tcPr>
            <w:tcW w:w="4076" w:type="dxa"/>
            <w:shd w:val="clear" w:color="auto" w:fill="FFFFFF" w:themeFill="background1"/>
            <w:tcMar>
              <w:top w:w="50" w:type="dxa"/>
              <w:left w:w="90" w:type="dxa"/>
              <w:bottom w:w="50" w:type="dxa"/>
              <w:right w:w="90" w:type="dxa"/>
            </w:tcMar>
            <w:vAlign w:val="center"/>
          </w:tcPr>
          <w:p w14:paraId="55927616"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SPS: approved establishments, health certificates, IPAFFS, BCP checks. Challenge: rejections + zero-duty rivals (Vietnam, Ecuador); UK share ~2.25%.</w:t>
            </w:r>
          </w:p>
        </w:tc>
        <w:tc>
          <w:tcPr>
            <w:tcW w:w="1400" w:type="dxa"/>
            <w:shd w:val="clear" w:color="auto" w:fill="FFFFFF" w:themeFill="background1"/>
            <w:tcMar>
              <w:top w:w="50" w:type="dxa"/>
              <w:left w:w="90" w:type="dxa"/>
              <w:bottom w:w="50" w:type="dxa"/>
              <w:right w:w="90" w:type="dxa"/>
            </w:tcMar>
            <w:vAlign w:val="center"/>
          </w:tcPr>
          <w:p w14:paraId="6EC901E2" w14:textId="247E2C4E"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WTC MUMBAI REPORT p</w:t>
            </w:r>
            <w:del w:id="5015" w:author="Citation Verification" w:date="2026-07-17T00:00:00Z">
              <w:r>
                <w:rPr>
                  <w:rFonts w:ascii="Times New Roman" w:eastAsia="Georgia" w:hAnsi="Times New Roman" w:cs="Times New Roman"/>
                </w:rPr>
                <w:delText xml:space="preserve">p</w:delText>
              </w:r>
            </w:del>
            <w:r>
              <w:rPr>
                <w:rFonts w:ascii="Times New Roman" w:eastAsia="Georgia" w:hAnsi="Times New Roman" w:cs="Times New Roman"/>
              </w:rPr>
              <w:t xml:space="preserve">.1</w:t>
            </w:r>
            <w:del w:id="5016" w:author="Citation Verification" w:date="2026-07-17T00:00:00Z">
              <w:r>
                <w:rPr>
                  <w:rFonts w:ascii="Times New Roman" w:eastAsia="Georgia" w:hAnsi="Times New Roman" w:cs="Times New Roman"/>
                </w:rPr>
                <w:delText xml:space="preserve">3,2</w:delText>
              </w:r>
            </w:del>
            <w:r>
              <w:rPr>
                <w:rFonts w:ascii="Times New Roman" w:eastAsia="Georgia" w:hAnsi="Times New Roman" w:cs="Times New Roman"/>
              </w:rPr>
              <w:t xml:space="preserve">3; PIB (29.7.20</w:t>
            </w:r>
            <w:ins w:id="5017"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w:t>
            </w:r>
            <w:ins w:id="5018" w:author="Citation Verification" w:date="2026-07-17T00:00:00Z">
              <w:r>
                <w:rPr>
                  <w:rFonts w:ascii="Times New Roman" w:eastAsia="Georgia" w:hAnsi="Times New Roman" w:cs="Times New Roman"/>
                  <w:color w:val="FF0000"/>
                </w:rPr>
                <w:t xml:space="preserve">p</w:t>
              </w:r>
            </w:ins>
            <w:r>
              <w:rPr>
                <w:rFonts w:ascii="Times New Roman" w:eastAsia="Georgia" w:hAnsi="Times New Roman" w:cs="Times New Roman"/>
              </w:rPr>
              <w:t xml:space="preserve">.8</w:t>
            </w:r>
            <w:ins w:id="5019" w:author="Citation Verification" w:date="2026-07-17T00:00:00Z">
              <w:r>
                <w:rPr>
                  <w:rFonts w:ascii="Times New Roman" w:eastAsia="Georgia" w:hAnsi="Times New Roman" w:cs="Times New Roman"/>
                  <w:color w:val="FF0000"/>
                </w:rPr>
                <w:t xml:space="preserve">,23</w:t>
              </w:r>
            </w:ins>
          </w:p>
        </w:tc>
      </w:tr>
      <w:tr w:rsidR="00B4634E" w:rsidRPr="00B4634E" w14:paraId="55DDC815" w14:textId="77777777" w:rsidTr="00B4634E">
        <w:tc>
          <w:tcPr>
            <w:tcW w:w="2100" w:type="dxa"/>
            <w:shd w:val="clear" w:color="auto" w:fill="FFFFFF" w:themeFill="background1"/>
            <w:tcMar>
              <w:top w:w="50" w:type="dxa"/>
              <w:left w:w="90" w:type="dxa"/>
              <w:bottom w:w="50" w:type="dxa"/>
              <w:right w:w="90" w:type="dxa"/>
            </w:tcMar>
            <w:vAlign w:val="center"/>
          </w:tcPr>
          <w:p w14:paraId="0CF8DB3F"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 xml:space="preserve">Processed &amp; agri foods (07–22)</w:t>
            </w:r>
          </w:p>
        </w:tc>
        <w:tc>
          <w:tcPr>
            <w:tcW w:w="1450" w:type="dxa"/>
            <w:shd w:val="clear" w:color="auto" w:fill="FFFFFF" w:themeFill="background1"/>
            <w:tcMar>
              <w:top w:w="50" w:type="dxa"/>
              <w:left w:w="90" w:type="dxa"/>
              <w:bottom w:w="50" w:type="dxa"/>
              <w:right w:w="90" w:type="dxa"/>
            </w:tcMar>
            <w:vAlign w:val="center"/>
          </w:tcPr>
          <w:p w14:paraId="41FFBAA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~70% (processed)</w:t>
            </w:r>
          </w:p>
        </w:tc>
        <w:tc>
          <w:tcPr>
            <w:tcW w:w="4076" w:type="dxa"/>
            <w:shd w:val="clear" w:color="auto" w:fill="FFFFFF" w:themeFill="background1"/>
            <w:tcMar>
              <w:top w:w="50" w:type="dxa"/>
              <w:left w:w="90" w:type="dxa"/>
              <w:bottom w:w="50" w:type="dxa"/>
              <w:right w:w="90" w:type="dxa"/>
            </w:tcMar>
            <w:vAlign w:val="center"/>
          </w:tcPr>
          <w:p w14:paraId="0AA79BE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SPS residue limits, health certificates, labelling. Challenge: SPS often a bigger barrier than duty.</w:t>
            </w:r>
          </w:p>
        </w:tc>
        <w:tc>
          <w:tcPr>
            <w:tcW w:w="1400" w:type="dxa"/>
            <w:shd w:val="clear" w:color="auto" w:fill="FFFFFF" w:themeFill="background1"/>
            <w:tcMar>
              <w:top w:w="50" w:type="dxa"/>
              <w:left w:w="90" w:type="dxa"/>
              <w:bottom w:w="50" w:type="dxa"/>
              <w:right w:w="90" w:type="dxa"/>
            </w:tcMar>
            <w:vAlign w:val="center"/>
          </w:tcPr>
          <w:p w14:paraId="5B152949" w14:textId="62D28972"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042"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 WTC MUMBAI REPORT</w:t>
            </w:r>
            <w:ins w:id="5043"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p.12</w:t>
            </w:r>
          </w:p>
        </w:tc>
      </w:tr>
      <w:tr w:rsidR="00B4634E" w:rsidRPr="00B4634E" w14:paraId="08B91C4E" w14:textId="77777777" w:rsidTr="00B4634E">
        <w:tc>
          <w:tcPr>
            <w:tcW w:w="2100" w:type="dxa"/>
            <w:shd w:val="clear" w:color="auto" w:fill="FFFFFF" w:themeFill="background1"/>
            <w:tcMar>
              <w:top w:w="50" w:type="dxa"/>
              <w:left w:w="90" w:type="dxa"/>
              <w:bottom w:w="50" w:type="dxa"/>
              <w:right w:w="90" w:type="dxa"/>
            </w:tcMar>
            <w:vAlign w:val="center"/>
          </w:tcPr>
          <w:p w14:paraId="3851C36B"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Tea, coffee &amp; spices (09)</w:t>
            </w:r>
          </w:p>
        </w:tc>
        <w:tc>
          <w:tcPr>
            <w:tcW w:w="1450" w:type="dxa"/>
            <w:shd w:val="clear" w:color="auto" w:fill="FFFFFF" w:themeFill="background1"/>
            <w:tcMar>
              <w:top w:w="50" w:type="dxa"/>
              <w:left w:w="90" w:type="dxa"/>
              <w:bottom w:w="50" w:type="dxa"/>
              <w:right w:w="90" w:type="dxa"/>
            </w:tcMar>
            <w:vAlign w:val="center"/>
          </w:tcPr>
          <w:p w14:paraId="33C2A807"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Duty on value-added forms</w:t>
            </w:r>
          </w:p>
        </w:tc>
        <w:tc>
          <w:tcPr>
            <w:tcW w:w="4076" w:type="dxa"/>
            <w:shd w:val="clear" w:color="auto" w:fill="FFFFFF" w:themeFill="background1"/>
            <w:tcMar>
              <w:top w:w="50" w:type="dxa"/>
              <w:left w:w="90" w:type="dxa"/>
              <w:bottom w:w="50" w:type="dxa"/>
              <w:right w:w="90" w:type="dxa"/>
            </w:tcMar>
            <w:vAlign w:val="center"/>
          </w:tcPr>
          <w:p w14:paraId="4DB4EB4F"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Food-safety &amp; labelling. Challenge: EU re-processors (Germany, Netherlands) on instant/value-added.</w:t>
            </w:r>
          </w:p>
        </w:tc>
        <w:tc>
          <w:tcPr>
            <w:tcW w:w="1400" w:type="dxa"/>
            <w:shd w:val="clear" w:color="auto" w:fill="FFFFFF" w:themeFill="background1"/>
            <w:tcMar>
              <w:top w:w="50" w:type="dxa"/>
              <w:left w:w="90" w:type="dxa"/>
              <w:bottom w:w="50" w:type="dxa"/>
              <w:right w:w="90" w:type="dxa"/>
            </w:tcMar>
            <w:vAlign w:val="center"/>
          </w:tcPr>
          <w:p w14:paraId="30B41C94" w14:textId="56FD7689"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144"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pp.7–8</w:t>
            </w:r>
          </w:p>
        </w:tc>
      </w:tr>
      <w:tr w:rsidR="00B4634E" w:rsidRPr="00B4634E" w14:paraId="6CD8278A" w14:textId="77777777" w:rsidTr="00B4634E">
        <w:tc>
          <w:tcPr>
            <w:tcW w:w="2100" w:type="dxa"/>
            <w:shd w:val="clear" w:color="auto" w:fill="FFFFFF" w:themeFill="background1"/>
            <w:tcMar>
              <w:top w:w="50" w:type="dxa"/>
              <w:left w:w="90" w:type="dxa"/>
              <w:bottom w:w="50" w:type="dxa"/>
              <w:right w:w="90" w:type="dxa"/>
            </w:tcMar>
            <w:vAlign w:val="center"/>
          </w:tcPr>
          <w:p w14:paraId="407F9B33"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Pharmaceuticals (30)</w:t>
            </w:r>
          </w:p>
        </w:tc>
        <w:tc>
          <w:tcPr>
            <w:tcW w:w="1450" w:type="dxa"/>
            <w:shd w:val="clear" w:color="auto" w:fill="FFFFFF" w:themeFill="background1"/>
            <w:tcMar>
              <w:top w:w="50" w:type="dxa"/>
              <w:left w:w="90" w:type="dxa"/>
              <w:bottom w:w="50" w:type="dxa"/>
              <w:right w:w="90" w:type="dxa"/>
            </w:tcMar>
            <w:vAlign w:val="center"/>
          </w:tcPr>
          <w:p w14:paraId="7A71DC93"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~8%</w:t>
            </w:r>
          </w:p>
        </w:tc>
        <w:tc>
          <w:tcPr>
            <w:tcW w:w="4076" w:type="dxa"/>
            <w:shd w:val="clear" w:color="auto" w:fill="FFFFFF" w:themeFill="background1"/>
            <w:tcMar>
              <w:top w:w="50" w:type="dxa"/>
              <w:left w:w="90" w:type="dxa"/>
              <w:bottom w:w="50" w:type="dxa"/>
              <w:right w:w="90" w:type="dxa"/>
            </w:tcMar>
            <w:vAlign w:val="center"/>
          </w:tcPr>
          <w:p w14:paraId="7D27E690"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MHRA marketing authorisation + GMP inspection. Challenge: approval, not demand; exports &lt;USD 1bn vs ~USD 30bn UK market.</w:t>
            </w:r>
          </w:p>
        </w:tc>
        <w:tc>
          <w:tcPr>
            <w:tcW w:w="1400" w:type="dxa"/>
            <w:shd w:val="clear" w:color="auto" w:fill="FFFFFF" w:themeFill="background1"/>
            <w:tcMar>
              <w:top w:w="50" w:type="dxa"/>
              <w:left w:w="90" w:type="dxa"/>
              <w:bottom w:w="50" w:type="dxa"/>
              <w:right w:w="90" w:type="dxa"/>
            </w:tcMar>
            <w:vAlign w:val="center"/>
          </w:tcPr>
          <w:p w14:paraId="7EC5298E" w14:textId="04F7147E" w:rsidR="00B4634E" w:rsidRPr="00B4634E" w:rsidRDefault="00EF6E80" w:rsidP="00B4634E">
            <w:pPr>
              <w:shd w:val="clear" w:color="auto" w:fill="FFFFFF" w:themeFill="background1"/>
              <w:spacing w:after="0" w:line="240" w:lineRule="auto"/>
              <w:rPr>
                <w:rFonts w:ascii="Times New Roman" w:hAnsi="Times New Roman" w:cs="Times New Roman"/>
              </w:rPr>
            </w:pPr>
            <w:del w:id="5172" w:author="Citation Verification" w:date="2026-07-17T00:00:00Z">
              <w:r>
                <w:rPr>
                  <w:rFonts w:ascii="Times New Roman" w:eastAsia="Georgia" w:hAnsi="Times New Roman" w:cs="Times New Roman"/>
                </w:rPr>
                <w:delText xml:space="preserve">FTA</w:delText>
              </w:r>
            </w:del>
            <w:ins w:id="5173"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74" w:author="Citation Verification" w:date="2026-07-17T00:00:00Z">
              <w:r>
                <w:rPr>
                  <w:rFonts w:ascii="Times New Roman" w:eastAsia="Georgia" w:hAnsi="Times New Roman" w:cs="Times New Roman"/>
                </w:rPr>
                <w:delText xml:space="preserve">agreement</w:delText>
              </w:r>
            </w:del>
            <w:ins w:id="5175"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p.12</w:t>
            </w:r>
          </w:p>
        </w:tc>
      </w:tr>
      <w:tr w:rsidR="00B4634E" w:rsidRPr="00B4634E" w14:paraId="5BA4A022" w14:textId="77777777" w:rsidTr="00B4634E">
        <w:tc>
          <w:tcPr>
            <w:tcW w:w="2100" w:type="dxa"/>
            <w:shd w:val="clear" w:color="auto" w:fill="FFFFFF" w:themeFill="background1"/>
            <w:tcMar>
              <w:top w:w="50" w:type="dxa"/>
              <w:left w:w="90" w:type="dxa"/>
              <w:bottom w:w="50" w:type="dxa"/>
              <w:right w:w="90" w:type="dxa"/>
            </w:tcMar>
            <w:vAlign w:val="center"/>
          </w:tcPr>
          <w:p w14:paraId="3B71DC2F"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Medical devices (9018–22)</w:t>
            </w:r>
          </w:p>
        </w:tc>
        <w:tc>
          <w:tcPr>
            <w:tcW w:w="1450" w:type="dxa"/>
            <w:shd w:val="clear" w:color="auto" w:fill="FFFFFF" w:themeFill="background1"/>
            <w:tcMar>
              <w:top w:w="50" w:type="dxa"/>
              <w:left w:w="90" w:type="dxa"/>
              <w:bottom w:w="50" w:type="dxa"/>
              <w:right w:w="90" w:type="dxa"/>
            </w:tcMar>
            <w:vAlign w:val="center"/>
          </w:tcPr>
          <w:p w14:paraId="1A18C51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MFN</w:t>
            </w:r>
          </w:p>
        </w:tc>
        <w:tc>
          <w:tcPr>
            <w:tcW w:w="4076" w:type="dxa"/>
            <w:shd w:val="clear" w:color="auto" w:fill="FFFFFF" w:themeFill="background1"/>
            <w:tcMar>
              <w:top w:w="50" w:type="dxa"/>
              <w:left w:w="90" w:type="dxa"/>
              <w:bottom w:w="50" w:type="dxa"/>
              <w:right w:w="90" w:type="dxa"/>
            </w:tcMar>
            <w:vAlign w:val="center"/>
          </w:tcPr>
          <w:p w14:paraId="434D471D"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UKCA + UK-approved bodies. Challenge: conformity assessment; exports ~USD 37m vs ~USD 32bn UK market.</w:t>
            </w:r>
          </w:p>
        </w:tc>
        <w:tc>
          <w:tcPr>
            <w:tcW w:w="1400" w:type="dxa"/>
            <w:shd w:val="clear" w:color="auto" w:fill="FFFFFF" w:themeFill="background1"/>
            <w:tcMar>
              <w:top w:w="50" w:type="dxa"/>
              <w:left w:w="90" w:type="dxa"/>
              <w:bottom w:w="50" w:type="dxa"/>
              <w:right w:w="90" w:type="dxa"/>
            </w:tcMar>
            <w:vAlign w:val="center"/>
          </w:tcPr>
          <w:p w14:paraId="06ADFBE1" w14:textId="4EAC705B" w:rsidR="00B4634E" w:rsidRPr="00B4634E" w:rsidRDefault="00EF6E80" w:rsidP="00B4634E">
            <w:pPr>
              <w:shd w:val="clear" w:color="auto" w:fill="FFFFFF" w:themeFill="background1"/>
              <w:spacing w:after="0" w:line="240" w:lineRule="auto"/>
              <w:rPr>
                <w:rFonts w:ascii="Times New Roman" w:hAnsi="Times New Roman" w:cs="Times New Roman"/>
              </w:rPr>
            </w:pPr>
            <w:del w:id="5180" w:author="Citation Verification" w:date="2026-07-17T00:00:00Z">
              <w:r>
                <w:rPr>
                  <w:rFonts w:ascii="Times New Roman" w:eastAsia="Georgia" w:hAnsi="Times New Roman" w:cs="Times New Roman"/>
                </w:rPr>
                <w:delText xml:space="preserve">FTA</w:delText>
              </w:r>
            </w:del>
            <w:ins w:id="5181"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82" w:author="Citation Verification" w:date="2026-07-17T00:00:00Z">
              <w:r>
                <w:rPr>
                  <w:rFonts w:ascii="Times New Roman" w:eastAsia="Georgia" w:hAnsi="Times New Roman" w:cs="Times New Roman"/>
                </w:rPr>
                <w:delText xml:space="preserve">agreement</w:delText>
              </w:r>
            </w:del>
            <w:ins w:id="5183"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p.13</w:t>
            </w:r>
          </w:p>
        </w:tc>
      </w:tr>
      <w:tr w:rsidR="00B4634E" w:rsidRPr="00B4634E" w14:paraId="35F2A37A" w14:textId="77777777" w:rsidTr="00B4634E">
        <w:tc>
          <w:tcPr>
            <w:tcW w:w="2100" w:type="dxa"/>
            <w:shd w:val="clear" w:color="auto" w:fill="FFFFFF" w:themeFill="background1"/>
            <w:tcMar>
              <w:top w:w="50" w:type="dxa"/>
              <w:left w:w="90" w:type="dxa"/>
              <w:bottom w:w="50" w:type="dxa"/>
              <w:right w:w="90" w:type="dxa"/>
            </w:tcMar>
            <w:vAlign w:val="center"/>
          </w:tcPr>
          <w:p w14:paraId="55A0176F"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Chemicals &amp; petrochemicals (28–29)</w:t>
            </w:r>
          </w:p>
        </w:tc>
        <w:tc>
          <w:tcPr>
            <w:tcW w:w="1450" w:type="dxa"/>
            <w:shd w:val="clear" w:color="auto" w:fill="FFFFFF" w:themeFill="background1"/>
            <w:tcMar>
              <w:top w:w="50" w:type="dxa"/>
              <w:left w:w="90" w:type="dxa"/>
              <w:bottom w:w="50" w:type="dxa"/>
              <w:right w:w="90" w:type="dxa"/>
            </w:tcMar>
            <w:vAlign w:val="center"/>
          </w:tcPr>
          <w:p w14:paraId="79AFEA6B"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~8% (DCTS withdrawn 1 Jan 2026)</w:t>
            </w:r>
          </w:p>
        </w:tc>
        <w:tc>
          <w:tcPr>
            <w:tcW w:w="4076" w:type="dxa"/>
            <w:shd w:val="clear" w:color="auto" w:fill="FFFFFF" w:themeFill="background1"/>
            <w:tcMar>
              <w:top w:w="50" w:type="dxa"/>
              <w:left w:w="90" w:type="dxa"/>
              <w:bottom w:w="50" w:type="dxa"/>
              <w:right w:w="90" w:type="dxa"/>
            </w:tcMar>
            <w:vAlign w:val="center"/>
          </w:tcPr>
          <w:p w14:paraId="6CC0F6B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REACH registration. Challenge: REACH cost and data burden.</w:t>
            </w:r>
          </w:p>
        </w:tc>
        <w:tc>
          <w:tcPr>
            <w:tcW w:w="1400" w:type="dxa"/>
            <w:shd w:val="clear" w:color="auto" w:fill="FFFFFF" w:themeFill="background1"/>
            <w:tcMar>
              <w:top w:w="50" w:type="dxa"/>
              <w:left w:w="90" w:type="dxa"/>
              <w:bottom w:w="50" w:type="dxa"/>
              <w:right w:w="90" w:type="dxa"/>
            </w:tcMar>
            <w:vAlign w:val="center"/>
          </w:tcPr>
          <w:p w14:paraId="41C4CCD3" w14:textId="61A15B39" w:rsidR="00B4634E" w:rsidRPr="00B4634E" w:rsidRDefault="00EF6E80" w:rsidP="00B4634E">
            <w:pPr>
              <w:shd w:val="clear" w:color="auto" w:fill="FFFFFF" w:themeFill="background1"/>
              <w:spacing w:after="0" w:line="240" w:lineRule="auto"/>
              <w:rPr>
                <w:rFonts w:ascii="Times New Roman" w:hAnsi="Times New Roman" w:cs="Times New Roman"/>
              </w:rPr>
            </w:pPr>
            <w:del w:id="5083" w:author="Citation Verification" w:date="2026-07-17T00:00:00Z">
              <w:r>
                <w:rPr>
                  <w:rFonts w:ascii="Times New Roman" w:eastAsia="Georgia" w:hAnsi="Times New Roman" w:cs="Times New Roman"/>
                </w:rPr>
                <w:delText xml:space="preserve">FTA</w:delText>
              </w:r>
            </w:del>
            <w:ins w:id="5084"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85" w:author="Citation Verification" w:date="2026-07-17T00:00:00Z">
              <w:r>
                <w:rPr>
                  <w:rFonts w:ascii="Times New Roman" w:eastAsia="Georgia" w:hAnsi="Times New Roman" w:cs="Times New Roman"/>
                </w:rPr>
                <w:delText xml:space="preserve">agreement</w:delText>
              </w:r>
            </w:del>
            <w:ins w:id="5086"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pp.13–14; GOV.UK</w:t>
            </w:r>
          </w:p>
        </w:tc>
      </w:tr>
      <w:tr w:rsidR="00B4634E" w:rsidRPr="00B4634E" w14:paraId="6F843AF0" w14:textId="77777777" w:rsidTr="00B4634E">
        <w:tc>
          <w:tcPr>
            <w:tcW w:w="2100" w:type="dxa"/>
            <w:shd w:val="clear" w:color="auto" w:fill="FFFFFF" w:themeFill="background1"/>
            <w:tcMar>
              <w:top w:w="50" w:type="dxa"/>
              <w:left w:w="90" w:type="dxa"/>
              <w:bottom w:w="50" w:type="dxa"/>
              <w:right w:w="90" w:type="dxa"/>
            </w:tcMar>
            <w:vAlign w:val="center"/>
          </w:tcPr>
          <w:p w14:paraId="38765D95"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Plastics &amp; rubber (39–40)</w:t>
            </w:r>
          </w:p>
        </w:tc>
        <w:tc>
          <w:tcPr>
            <w:tcW w:w="1450" w:type="dxa"/>
            <w:shd w:val="clear" w:color="auto" w:fill="FFFFFF" w:themeFill="background1"/>
            <w:tcMar>
              <w:top w:w="50" w:type="dxa"/>
              <w:left w:w="90" w:type="dxa"/>
              <w:bottom w:w="50" w:type="dxa"/>
              <w:right w:w="90" w:type="dxa"/>
            </w:tcMar>
            <w:vAlign w:val="center"/>
          </w:tcPr>
          <w:p w14:paraId="2FF0E3F0"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MFN</w:t>
            </w:r>
          </w:p>
        </w:tc>
        <w:tc>
          <w:tcPr>
            <w:tcW w:w="4076" w:type="dxa"/>
            <w:shd w:val="clear" w:color="auto" w:fill="FFFFFF" w:themeFill="background1"/>
            <w:tcMar>
              <w:top w:w="50" w:type="dxa"/>
              <w:left w:w="90" w:type="dxa"/>
              <w:bottom w:w="50" w:type="dxa"/>
              <w:right w:w="90" w:type="dxa"/>
            </w:tcMar>
            <w:vAlign w:val="center"/>
          </w:tcPr>
          <w:p w14:paraId="47653A9D"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Product compliance. Challenge: EU competition; India ~13th-largest supplier (~USD 0.5bn).</w:t>
            </w:r>
          </w:p>
        </w:tc>
        <w:tc>
          <w:tcPr>
            <w:tcW w:w="1400" w:type="dxa"/>
            <w:shd w:val="clear" w:color="auto" w:fill="FFFFFF" w:themeFill="background1"/>
            <w:tcMar>
              <w:top w:w="50" w:type="dxa"/>
              <w:left w:w="90" w:type="dxa"/>
              <w:bottom w:w="50" w:type="dxa"/>
              <w:right w:w="90" w:type="dxa"/>
            </w:tcMar>
            <w:vAlign w:val="center"/>
          </w:tcPr>
          <w:p w14:paraId="11867D5E" w14:textId="1BBAFAD2" w:rsidR="00B4634E" w:rsidRPr="00B4634E" w:rsidRDefault="00EF6E80" w:rsidP="00B4634E">
            <w:pPr>
              <w:shd w:val="clear" w:color="auto" w:fill="FFFFFF" w:themeFill="background1"/>
              <w:spacing w:after="0" w:line="240" w:lineRule="auto"/>
              <w:rPr>
                <w:rFonts w:ascii="Times New Roman" w:hAnsi="Times New Roman" w:cs="Times New Roman"/>
              </w:rPr>
            </w:pPr>
            <w:del w:id="5196" w:author="Citation Verification" w:date="2026-07-17T00:00:00Z">
              <w:r>
                <w:rPr>
                  <w:rFonts w:ascii="Times New Roman" w:eastAsia="Georgia" w:hAnsi="Times New Roman" w:cs="Times New Roman"/>
                </w:rPr>
                <w:delText xml:space="preserve">FTA</w:delText>
              </w:r>
            </w:del>
            <w:ins w:id="5197"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98" w:author="Citation Verification" w:date="2026-07-17T00:00:00Z">
              <w:r>
                <w:rPr>
                  <w:rFonts w:ascii="Times New Roman" w:eastAsia="Georgia" w:hAnsi="Times New Roman" w:cs="Times New Roman"/>
                </w:rPr>
                <w:delText xml:space="preserve">agreement</w:delText>
              </w:r>
            </w:del>
            <w:ins w:id="5199"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p.15</w:t>
            </w:r>
          </w:p>
        </w:tc>
      </w:tr>
      <w:tr w:rsidR="00B4634E" w:rsidRPr="00B4634E" w14:paraId="204FA606" w14:textId="77777777" w:rsidTr="00B4634E">
        <w:tc>
          <w:tcPr>
            <w:tcW w:w="2100" w:type="dxa"/>
            <w:shd w:val="clear" w:color="auto" w:fill="FFFFFF" w:themeFill="background1"/>
            <w:tcMar>
              <w:top w:w="50" w:type="dxa"/>
              <w:left w:w="90" w:type="dxa"/>
              <w:bottom w:w="50" w:type="dxa"/>
              <w:right w:w="90" w:type="dxa"/>
            </w:tcMar>
            <w:vAlign w:val="center"/>
          </w:tcPr>
          <w:p w14:paraId="3ED6077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Engineering &amp; machinery (84–85)</w:t>
            </w:r>
          </w:p>
        </w:tc>
        <w:tc>
          <w:tcPr>
            <w:tcW w:w="1450" w:type="dxa"/>
            <w:shd w:val="clear" w:color="auto" w:fill="FFFFFF" w:themeFill="background1"/>
            <w:tcMar>
              <w:top w:w="50" w:type="dxa"/>
              <w:left w:w="90" w:type="dxa"/>
              <w:bottom w:w="50" w:type="dxa"/>
              <w:right w:w="90" w:type="dxa"/>
            </w:tcMar>
            <w:vAlign w:val="center"/>
          </w:tcPr>
          <w:p w14:paraId="33E85670"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~18% (incl. auto components)</w:t>
            </w:r>
          </w:p>
        </w:tc>
        <w:tc>
          <w:tcPr>
            <w:tcW w:w="4076" w:type="dxa"/>
            <w:shd w:val="clear" w:color="auto" w:fill="FFFFFF" w:themeFill="background1"/>
            <w:tcMar>
              <w:top w:w="50" w:type="dxa"/>
              <w:left w:w="90" w:type="dxa"/>
              <w:bottom w:w="50" w:type="dxa"/>
              <w:right w:w="90" w:type="dxa"/>
            </w:tcMar>
            <w:vAlign w:val="center"/>
          </w:tcPr>
          <w:p w14:paraId="7348DF1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UKCA + product-specific safety/conformity. Challenge: widest opportunity gap (exports ~USD 4.3bn vs ~USD 193bn UK imports).</w:t>
            </w:r>
          </w:p>
        </w:tc>
        <w:tc>
          <w:tcPr>
            <w:tcW w:w="1400" w:type="dxa"/>
            <w:shd w:val="clear" w:color="auto" w:fill="FFFFFF" w:themeFill="background1"/>
            <w:tcMar>
              <w:top w:w="50" w:type="dxa"/>
              <w:left w:w="90" w:type="dxa"/>
              <w:bottom w:w="50" w:type="dxa"/>
              <w:right w:w="90" w:type="dxa"/>
            </w:tcMar>
            <w:vAlign w:val="center"/>
          </w:tcPr>
          <w:p w14:paraId="4DA3CF2C" w14:textId="512EBFF5" w:rsidR="00B4634E" w:rsidRPr="00B4634E" w:rsidRDefault="00EF6E80" w:rsidP="00B4634E">
            <w:pPr>
              <w:shd w:val="clear" w:color="auto" w:fill="FFFFFF" w:themeFill="background1"/>
              <w:spacing w:after="0" w:line="240" w:lineRule="auto"/>
              <w:rPr>
                <w:rFonts w:ascii="Times New Roman" w:hAnsi="Times New Roman" w:cs="Times New Roman"/>
              </w:rPr>
            </w:pPr>
            <w:del w:id="5101" w:author="Citation Verification" w:date="2026-07-17T00:00:00Z">
              <w:r>
                <w:rPr>
                  <w:rFonts w:ascii="Times New Roman" w:eastAsia="Georgia" w:hAnsi="Times New Roman" w:cs="Times New Roman"/>
                </w:rPr>
                <w:delText xml:space="preserve">FTA</w:delText>
              </w:r>
            </w:del>
            <w:ins w:id="5102"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03" w:author="Citation Verification" w:date="2026-07-17T00:00:00Z">
              <w:r>
                <w:rPr>
                  <w:rFonts w:ascii="Times New Roman" w:eastAsia="Georgia" w:hAnsi="Times New Roman" w:cs="Times New Roman"/>
                </w:rPr>
                <w:delText xml:space="preserve">agreement</w:delText>
              </w:r>
            </w:del>
            <w:ins w:id="5104"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pp.10–11</w:t>
            </w:r>
          </w:p>
        </w:tc>
      </w:tr>
      <w:tr w:rsidR="00B4634E" w:rsidRPr="00B4634E" w14:paraId="64F0AED8" w14:textId="77777777" w:rsidTr="00B4634E">
        <w:tc>
          <w:tcPr>
            <w:tcW w:w="2100" w:type="dxa"/>
            <w:shd w:val="clear" w:color="auto" w:fill="FFFFFF" w:themeFill="background1"/>
            <w:tcMar>
              <w:top w:w="50" w:type="dxa"/>
              <w:left w:w="90" w:type="dxa"/>
              <w:bottom w:w="50" w:type="dxa"/>
              <w:right w:w="90" w:type="dxa"/>
            </w:tcMar>
            <w:vAlign w:val="center"/>
          </w:tcPr>
          <w:p w14:paraId="2AA10242"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Electronics (85, incl. smartphones)</w:t>
            </w:r>
          </w:p>
        </w:tc>
        <w:tc>
          <w:tcPr>
            <w:tcW w:w="1450" w:type="dxa"/>
            <w:shd w:val="clear" w:color="auto" w:fill="FFFFFF" w:themeFill="background1"/>
            <w:tcMar>
              <w:top w:w="50" w:type="dxa"/>
              <w:left w:w="90" w:type="dxa"/>
              <w:bottom w:w="50" w:type="dxa"/>
              <w:right w:w="90" w:type="dxa"/>
            </w:tcMar>
            <w:vAlign w:val="center"/>
          </w:tcPr>
          <w:p w14:paraId="7DE05BC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MFN (varies; many lines low)</w:t>
            </w:r>
          </w:p>
        </w:tc>
        <w:tc>
          <w:tcPr>
            <w:tcW w:w="4076" w:type="dxa"/>
            <w:shd w:val="clear" w:color="auto" w:fill="FFFFFF" w:themeFill="background1"/>
            <w:tcMar>
              <w:top w:w="50" w:type="dxa"/>
              <w:left w:w="90" w:type="dxa"/>
              <w:bottom w:w="50" w:type="dxa"/>
              <w:right w:w="90" w:type="dxa"/>
            </w:tcMar>
            <w:vAlign w:val="center"/>
          </w:tcPr>
          <w:p w14:paraId="232E4EF8"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UKCA conformity. Challenge: standards/testing.</w:t>
            </w:r>
          </w:p>
        </w:tc>
        <w:tc>
          <w:tcPr>
            <w:tcW w:w="1400" w:type="dxa"/>
            <w:shd w:val="clear" w:color="auto" w:fill="FFFFFF" w:themeFill="background1"/>
            <w:tcMar>
              <w:top w:w="50" w:type="dxa"/>
              <w:left w:w="90" w:type="dxa"/>
              <w:bottom w:w="50" w:type="dxa"/>
              <w:right w:w="90" w:type="dxa"/>
            </w:tcMar>
            <w:vAlign w:val="center"/>
          </w:tcPr>
          <w:p w14:paraId="429839DD" w14:textId="76223AB9" w:rsidR="00B4634E" w:rsidRPr="00B4634E" w:rsidRDefault="00EF6E80" w:rsidP="00B4634E">
            <w:pPr>
              <w:shd w:val="clear" w:color="auto" w:fill="FFFFFF" w:themeFill="background1"/>
              <w:spacing w:after="0" w:line="240" w:lineRule="auto"/>
              <w:rPr>
                <w:rFonts w:ascii="Times New Roman" w:hAnsi="Times New Roman" w:cs="Times New Roman"/>
              </w:rPr>
            </w:pPr>
            <w:del w:id="5168" w:author="Citation Verification" w:date="2026-07-17T00:00:00Z">
              <w:r>
                <w:rPr>
                  <w:rFonts w:ascii="Times New Roman" w:eastAsia="Georgia" w:hAnsi="Times New Roman" w:cs="Times New Roman"/>
                </w:rPr>
                <w:delText xml:space="preserve">FTA</w:delText>
              </w:r>
            </w:del>
            <w:ins w:id="5169"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70" w:author="Citation Verification" w:date="2026-07-17T00:00:00Z">
              <w:r>
                <w:rPr>
                  <w:rFonts w:ascii="Times New Roman" w:eastAsia="Georgia" w:hAnsi="Times New Roman" w:cs="Times New Roman"/>
                </w:rPr>
                <w:delText xml:space="preserve">agreement</w:delText>
              </w:r>
            </w:del>
            <w:ins w:id="5171"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p.11</w:t>
            </w:r>
          </w:p>
        </w:tc>
      </w:tr>
      <w:tr w:rsidR="00B4634E" w:rsidRPr="00B4634E" w14:paraId="5DFD4A6E" w14:textId="77777777" w:rsidTr="00B4634E">
        <w:tc>
          <w:tcPr>
            <w:tcW w:w="2100" w:type="dxa"/>
            <w:shd w:val="clear" w:color="auto" w:fill="FFFFFF" w:themeFill="background1"/>
            <w:tcMar>
              <w:top w:w="50" w:type="dxa"/>
              <w:left w:w="90" w:type="dxa"/>
              <w:bottom w:w="50" w:type="dxa"/>
              <w:right w:w="90" w:type="dxa"/>
            </w:tcMar>
            <w:vAlign w:val="center"/>
          </w:tcPr>
          <w:p w14:paraId="0070935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lastRenderedPageBreak/>
              <w:t>Iron, steel &amp; metals (72–76)</w:t>
            </w:r>
          </w:p>
        </w:tc>
        <w:tc>
          <w:tcPr>
            <w:tcW w:w="1450" w:type="dxa"/>
            <w:shd w:val="clear" w:color="auto" w:fill="FFFFFF" w:themeFill="background1"/>
            <w:tcMar>
              <w:top w:w="50" w:type="dxa"/>
              <w:left w:w="90" w:type="dxa"/>
              <w:bottom w:w="50" w:type="dxa"/>
              <w:right w:w="90" w:type="dxa"/>
            </w:tcMar>
            <w:vAlign w:val="center"/>
          </w:tcPr>
          <w:p w14:paraId="79D09E7B"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MFN (DCTS withdrawn; safeguard risk)</w:t>
            </w:r>
          </w:p>
        </w:tc>
        <w:tc>
          <w:tcPr>
            <w:tcW w:w="4076" w:type="dxa"/>
            <w:shd w:val="clear" w:color="auto" w:fill="FFFFFF" w:themeFill="background1"/>
            <w:tcMar>
              <w:top w:w="50" w:type="dxa"/>
              <w:left w:w="90" w:type="dxa"/>
              <w:bottom w:w="50" w:type="dxa"/>
              <w:right w:w="90" w:type="dxa"/>
            </w:tcMar>
            <w:vAlign w:val="center"/>
          </w:tcPr>
          <w:p w14:paraId="535CD1E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Product standards; UK steel-safeguard quotas. Challenge: volume risk from safeguard tariff.</w:t>
            </w:r>
          </w:p>
        </w:tc>
        <w:tc>
          <w:tcPr>
            <w:tcW w:w="1400" w:type="dxa"/>
            <w:shd w:val="clear" w:color="auto" w:fill="FFFFFF" w:themeFill="background1"/>
            <w:tcMar>
              <w:top w:w="50" w:type="dxa"/>
              <w:left w:w="90" w:type="dxa"/>
              <w:bottom w:w="50" w:type="dxa"/>
              <w:right w:w="90" w:type="dxa"/>
            </w:tcMar>
            <w:vAlign w:val="center"/>
          </w:tcPr>
          <w:p w14:paraId="2AECEAED"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GOV.UK; PIB 2274280</w:t>
            </w:r>
          </w:p>
        </w:tc>
      </w:tr>
      <w:tr w:rsidR="00B4634E" w:rsidRPr="00B4634E" w14:paraId="6DDD040B" w14:textId="77777777" w:rsidTr="00B4634E">
        <w:tc>
          <w:tcPr>
            <w:tcW w:w="2100" w:type="dxa"/>
            <w:shd w:val="clear" w:color="auto" w:fill="FFFFFF" w:themeFill="background1"/>
            <w:tcMar>
              <w:top w:w="50" w:type="dxa"/>
              <w:left w:w="90" w:type="dxa"/>
              <w:bottom w:w="50" w:type="dxa"/>
              <w:right w:w="90" w:type="dxa"/>
            </w:tcMar>
            <w:vAlign w:val="center"/>
          </w:tcPr>
          <w:p w14:paraId="591D50F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Ceramics &amp; construction (69)</w:t>
            </w:r>
          </w:p>
        </w:tc>
        <w:tc>
          <w:tcPr>
            <w:tcW w:w="1450" w:type="dxa"/>
            <w:shd w:val="clear" w:color="auto" w:fill="FFFFFF" w:themeFill="background1"/>
            <w:tcMar>
              <w:top w:w="50" w:type="dxa"/>
              <w:left w:w="90" w:type="dxa"/>
              <w:bottom w:w="50" w:type="dxa"/>
              <w:right w:w="90" w:type="dxa"/>
            </w:tcMar>
            <w:vAlign w:val="center"/>
          </w:tcPr>
          <w:p w14:paraId="54B859B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MFN ~5–12%</w:t>
            </w:r>
          </w:p>
        </w:tc>
        <w:tc>
          <w:tcPr>
            <w:tcW w:w="4076" w:type="dxa"/>
            <w:shd w:val="clear" w:color="auto" w:fill="FFFFFF" w:themeFill="background1"/>
            <w:tcMar>
              <w:top w:w="50" w:type="dxa"/>
              <w:left w:w="90" w:type="dxa"/>
              <w:bottom w:w="50" w:type="dxa"/>
              <w:right w:w="90" w:type="dxa"/>
            </w:tcMar>
            <w:vAlign w:val="center"/>
          </w:tcPr>
          <w:p w14:paraId="3F55B118"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Product safety. Challenge: duty on a doubling export base (~USD 119m, Morbi).</w:t>
            </w:r>
          </w:p>
        </w:tc>
        <w:tc>
          <w:tcPr>
            <w:tcW w:w="1400" w:type="dxa"/>
            <w:shd w:val="clear" w:color="auto" w:fill="FFFFFF" w:themeFill="background1"/>
            <w:tcMar>
              <w:top w:w="50" w:type="dxa"/>
              <w:left w:w="90" w:type="dxa"/>
              <w:bottom w:w="50" w:type="dxa"/>
              <w:right w:w="90" w:type="dxa"/>
            </w:tcMar>
            <w:vAlign w:val="center"/>
          </w:tcPr>
          <w:p w14:paraId="5577BEBC" w14:textId="65F5B9F5"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148"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w:t>
            </w:r>
          </w:p>
        </w:tc>
      </w:tr>
      <w:tr w:rsidR="00B4634E" w:rsidRPr="00B4634E" w14:paraId="062862EC" w14:textId="77777777" w:rsidTr="00B4634E">
        <w:tc>
          <w:tcPr>
            <w:tcW w:w="2100" w:type="dxa"/>
            <w:shd w:val="clear" w:color="auto" w:fill="FFFFFF" w:themeFill="background1"/>
            <w:tcMar>
              <w:top w:w="50" w:type="dxa"/>
              <w:left w:w="90" w:type="dxa"/>
              <w:bottom w:w="50" w:type="dxa"/>
              <w:right w:w="90" w:type="dxa"/>
            </w:tcMar>
            <w:vAlign w:val="center"/>
          </w:tcPr>
          <w:p w14:paraId="52F0FA5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Automobiles/EV &amp; components (87)</w:t>
            </w:r>
          </w:p>
        </w:tc>
        <w:tc>
          <w:tcPr>
            <w:tcW w:w="1450" w:type="dxa"/>
            <w:shd w:val="clear" w:color="auto" w:fill="FFFFFF" w:themeFill="background1"/>
            <w:tcMar>
              <w:top w:w="50" w:type="dxa"/>
              <w:left w:w="90" w:type="dxa"/>
              <w:bottom w:w="50" w:type="dxa"/>
              <w:right w:w="90" w:type="dxa"/>
            </w:tcMar>
            <w:vAlign w:val="center"/>
          </w:tcPr>
          <w:p w14:paraId="01C13F5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Cars ~10%; components up to ~18%</w:t>
            </w:r>
          </w:p>
        </w:tc>
        <w:tc>
          <w:tcPr>
            <w:tcW w:w="4076" w:type="dxa"/>
            <w:shd w:val="clear" w:color="auto" w:fill="FFFFFF" w:themeFill="background1"/>
            <w:tcMar>
              <w:top w:w="50" w:type="dxa"/>
              <w:left w:w="90" w:type="dxa"/>
              <w:bottom w:w="50" w:type="dxa"/>
              <w:right w:w="90" w:type="dxa"/>
            </w:tcMar>
            <w:vAlign w:val="center"/>
          </w:tcPr>
          <w:p w14:paraId="6DA6BA20"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type-approval/UNECE conformity. Challenge: conformity and duty.</w:t>
            </w:r>
          </w:p>
        </w:tc>
        <w:tc>
          <w:tcPr>
            <w:tcW w:w="1400" w:type="dxa"/>
            <w:shd w:val="clear" w:color="auto" w:fill="FFFFFF" w:themeFill="background1"/>
            <w:tcMar>
              <w:top w:w="50" w:type="dxa"/>
              <w:left w:w="90" w:type="dxa"/>
              <w:bottom w:w="50" w:type="dxa"/>
              <w:right w:w="90" w:type="dxa"/>
            </w:tcMar>
            <w:vAlign w:val="center"/>
          </w:tcPr>
          <w:p w14:paraId="303F4435" w14:textId="6B929D7B" w:rsidR="00B4634E" w:rsidRPr="00B4634E" w:rsidRDefault="00267C8F"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WTC MUMBAI REPORT</w:t>
            </w:r>
            <w:ins w:id="5051"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w:t>
            </w:r>
            <w:del w:id="5052" w:author="Citation Verification" w:date="2026-07-17T00:00:00Z">
              <w:r>
                <w:rPr>
                  <w:rFonts w:ascii="Times New Roman" w:eastAsia="Georgia" w:hAnsi="Times New Roman" w:cs="Times New Roman"/>
                </w:rPr>
                <w:delText xml:space="preserve">9</w:delText>
              </w:r>
            </w:del>
            <w:ins w:id="5053" w:author="Citation Verification" w:date="2026-07-17T00:00:00Z">
              <w:r>
                <w:rPr>
                  <w:rFonts w:ascii="Times New Roman" w:eastAsia="Georgia" w:hAnsi="Times New Roman" w:cs="Times New Roman"/>
                  <w:color w:val="FF0000"/>
                </w:rPr>
                <w:t xml:space="preserve">11</w:t>
              </w:r>
            </w:ins>
            <w:r>
              <w:rPr>
                <w:rFonts w:ascii="Times New Roman" w:eastAsia="Georgia" w:hAnsi="Times New Roman" w:cs="Times New Roman"/>
              </w:rPr>
              <w:t xml:space="preserve">; </w:t>
            </w:r>
            <w:del w:id="5054" w:author="Citation Verification" w:date="2026-07-17T00:00:00Z">
              <w:r>
                <w:rPr>
                  <w:rFonts w:ascii="Times New Roman" w:eastAsia="Georgia" w:hAnsi="Times New Roman" w:cs="Times New Roman"/>
                </w:rPr>
                <w:delText xml:space="preserve">FTA</w:delText>
              </w:r>
            </w:del>
            <w:ins w:id="5055"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56" w:author="Citation Verification" w:date="2026-07-17T00:00:00Z">
              <w:r>
                <w:rPr>
                  <w:rFonts w:ascii="Times New Roman" w:eastAsia="Georgia" w:hAnsi="Times New Roman" w:cs="Times New Roman"/>
                </w:rPr>
                <w:delText xml:space="preserve">agreement</w:delText>
              </w:r>
            </w:del>
            <w:ins w:id="5057"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p.20</w:t>
            </w:r>
          </w:p>
        </w:tc>
      </w:tr>
      <w:tr w:rsidR="00B4634E" w:rsidRPr="00B4634E" w14:paraId="724CF966" w14:textId="77777777" w:rsidTr="00B4634E">
        <w:tc>
          <w:tcPr>
            <w:tcW w:w="2100" w:type="dxa"/>
            <w:shd w:val="clear" w:color="auto" w:fill="FFFFFF" w:themeFill="background1"/>
            <w:tcMar>
              <w:top w:w="50" w:type="dxa"/>
              <w:left w:w="90" w:type="dxa"/>
              <w:bottom w:w="50" w:type="dxa"/>
              <w:right w:w="90" w:type="dxa"/>
            </w:tcMar>
            <w:vAlign w:val="center"/>
          </w:tcPr>
          <w:p w14:paraId="5667BE0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Renewable-energy equipment (84–85)</w:t>
            </w:r>
          </w:p>
        </w:tc>
        <w:tc>
          <w:tcPr>
            <w:tcW w:w="1450" w:type="dxa"/>
            <w:shd w:val="clear" w:color="auto" w:fill="FFFFFF" w:themeFill="background1"/>
            <w:tcMar>
              <w:top w:w="50" w:type="dxa"/>
              <w:left w:w="90" w:type="dxa"/>
              <w:bottom w:w="50" w:type="dxa"/>
              <w:right w:w="90" w:type="dxa"/>
            </w:tcMar>
            <w:vAlign w:val="center"/>
          </w:tcPr>
          <w:p w14:paraId="64F187D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UK MFN</w:t>
            </w:r>
          </w:p>
        </w:tc>
        <w:tc>
          <w:tcPr>
            <w:tcW w:w="4076" w:type="dxa"/>
            <w:shd w:val="clear" w:color="auto" w:fill="FFFFFF" w:themeFill="background1"/>
            <w:tcMar>
              <w:top w:w="50" w:type="dxa"/>
              <w:left w:w="90" w:type="dxa"/>
              <w:bottom w:w="50" w:type="dxa"/>
              <w:right w:w="90" w:type="dxa"/>
            </w:tcMar>
            <w:vAlign w:val="center"/>
          </w:tcPr>
          <w:p w14:paraId="20F4AAD5"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Conformity requirements. Opportunity: UK net-zero procurement; India a net exporter of turbines/modules.</w:t>
            </w:r>
          </w:p>
        </w:tc>
        <w:tc>
          <w:tcPr>
            <w:tcW w:w="1400" w:type="dxa"/>
            <w:shd w:val="clear" w:color="auto" w:fill="FFFFFF" w:themeFill="background1"/>
            <w:tcMar>
              <w:top w:w="50" w:type="dxa"/>
              <w:left w:w="90" w:type="dxa"/>
              <w:bottom w:w="50" w:type="dxa"/>
              <w:right w:w="90" w:type="dxa"/>
            </w:tcMar>
            <w:vAlign w:val="center"/>
          </w:tcPr>
          <w:p w14:paraId="654A668C" w14:textId="38745BF3" w:rsidR="00B4634E" w:rsidRPr="00B4634E" w:rsidRDefault="00267C8F"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WTC MUMBAI REPORT</w:t>
            </w:r>
            <w:ins w:id="5147"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p.13</w:t>
            </w:r>
          </w:p>
        </w:tc>
      </w:tr>
    </w:tbl>
    <w:p w14:paraId="12D5B2A7" w14:textId="77777777" w:rsidR="00B4634E" w:rsidRDefault="00B4634E" w:rsidP="00B4634E">
      <w:pPr>
        <w:keepNext/>
        <w:shd w:val="clear" w:color="auto" w:fill="FFFFFF" w:themeFill="background1"/>
        <w:spacing w:before="60" w:after="60"/>
        <w:rPr>
          <w:rFonts w:ascii="Times New Roman" w:eastAsia="Georgia" w:hAnsi="Times New Roman" w:cs="Times New Roman"/>
          <w:b/>
          <w:bCs/>
        </w:rPr>
      </w:pPr>
    </w:p>
    <w:p w14:paraId="2F7FE575" w14:textId="77777777" w:rsidR="00C304F3" w:rsidRDefault="00C304F3" w:rsidP="00B4634E">
      <w:pPr>
        <w:keepNext/>
        <w:shd w:val="clear" w:color="auto" w:fill="FFFFFF" w:themeFill="background1"/>
        <w:spacing w:before="60" w:after="60"/>
        <w:rPr>
          <w:rFonts w:ascii="Times New Roman" w:eastAsia="Georgia" w:hAnsi="Times New Roman" w:cs="Times New Roman"/>
          <w:b/>
          <w:bCs/>
          <w:u w:val="single"/>
        </w:rPr>
      </w:pPr>
    </w:p>
    <w:p w14:paraId="078DA6C7" w14:textId="29AAED8F" w:rsidR="00C304F3" w:rsidRDefault="00C304F3" w:rsidP="00C304F3">
      <w:pPr>
        <w:pStyle w:val="ListParagraph"/>
        <w:keepNext/>
        <w:numPr>
          <w:ilvl w:val="0"/>
          <w:numId w:val="5"/>
        </w:numPr>
        <w:shd w:val="clear" w:color="auto" w:fill="FFFFFF" w:themeFill="background1"/>
        <w:spacing w:before="60" w:after="60"/>
        <w:rPr>
          <w:rFonts w:ascii="Times New Roman" w:eastAsia="Georgia" w:hAnsi="Times New Roman" w:cs="Times New Roman"/>
          <w:b/>
          <w:bCs/>
          <w:u w:val="single"/>
        </w:rPr>
      </w:pPr>
      <w:r>
        <w:rPr>
          <w:rFonts w:ascii="Times New Roman" w:eastAsia="Georgia" w:hAnsi="Times New Roman" w:cs="Times New Roman"/>
          <w:b/>
          <w:bCs/>
          <w:u w:val="single"/>
        </w:rPr>
        <w:t>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76"/>
        <w:gridCol w:w="2112"/>
        <w:gridCol w:w="3381"/>
        <w:gridCol w:w="1357"/>
      </w:tblGrid>
      <w:tr w:rsidR="008175CF" w:rsidRPr="008175CF" w14:paraId="17E33AAD" w14:textId="77777777" w:rsidTr="008175CF">
        <w:trPr>
          <w:tblHeader/>
        </w:trPr>
        <w:tc>
          <w:tcPr>
            <w:tcW w:w="1795" w:type="dxa"/>
            <w:shd w:val="clear" w:color="auto" w:fill="FFFFFF" w:themeFill="background1"/>
            <w:tcMar>
              <w:top w:w="55" w:type="dxa"/>
              <w:left w:w="90" w:type="dxa"/>
              <w:bottom w:w="55" w:type="dxa"/>
              <w:right w:w="90" w:type="dxa"/>
            </w:tcMar>
            <w:vAlign w:val="center"/>
          </w:tcPr>
          <w:p w14:paraId="68B556E2"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Service category</w:t>
            </w:r>
          </w:p>
        </w:tc>
        <w:tc>
          <w:tcPr>
            <w:tcW w:w="2202" w:type="dxa"/>
            <w:shd w:val="clear" w:color="auto" w:fill="FFFFFF" w:themeFill="background1"/>
            <w:tcMar>
              <w:top w:w="55" w:type="dxa"/>
              <w:left w:w="90" w:type="dxa"/>
              <w:bottom w:w="55" w:type="dxa"/>
              <w:right w:w="90" w:type="dxa"/>
            </w:tcMar>
            <w:vAlign w:val="center"/>
          </w:tcPr>
          <w:p w14:paraId="0FD3053B"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Market access (pre-FTA)</w:t>
            </w:r>
          </w:p>
        </w:tc>
        <w:tc>
          <w:tcPr>
            <w:tcW w:w="3646" w:type="dxa"/>
            <w:shd w:val="clear" w:color="auto" w:fill="FFFFFF" w:themeFill="background1"/>
            <w:tcMar>
              <w:top w:w="55" w:type="dxa"/>
              <w:left w:w="90" w:type="dxa"/>
              <w:bottom w:w="55" w:type="dxa"/>
              <w:right w:w="90" w:type="dxa"/>
            </w:tcMar>
            <w:vAlign w:val="center"/>
          </w:tcPr>
          <w:p w14:paraId="2D7C55D7"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Compliance requirements &amp; conditions</w:t>
            </w:r>
          </w:p>
        </w:tc>
        <w:tc>
          <w:tcPr>
            <w:tcW w:w="1383" w:type="dxa"/>
            <w:shd w:val="clear" w:color="auto" w:fill="FFFFFF" w:themeFill="background1"/>
            <w:tcMar>
              <w:top w:w="55" w:type="dxa"/>
              <w:left w:w="90" w:type="dxa"/>
              <w:bottom w:w="55" w:type="dxa"/>
              <w:right w:w="90" w:type="dxa"/>
            </w:tcMar>
            <w:vAlign w:val="center"/>
          </w:tcPr>
          <w:p w14:paraId="15F5F5CB"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Source / cross-reference</w:t>
            </w:r>
          </w:p>
        </w:tc>
      </w:tr>
      <w:tr w:rsidR="008175CF" w:rsidRPr="008175CF" w14:paraId="7E7D600B" w14:textId="77777777" w:rsidTr="008175CF">
        <w:tc>
          <w:tcPr>
            <w:tcW w:w="1795" w:type="dxa"/>
            <w:shd w:val="clear" w:color="auto" w:fill="FFFFFF" w:themeFill="background1"/>
            <w:tcMar>
              <w:top w:w="50" w:type="dxa"/>
              <w:left w:w="90" w:type="dxa"/>
              <w:bottom w:w="50" w:type="dxa"/>
              <w:right w:w="90" w:type="dxa"/>
            </w:tcMar>
            <w:vAlign w:val="center"/>
          </w:tcPr>
          <w:p w14:paraId="034EAEBB"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 xml:space="preserve">IT &amp; ITeS / computer services</w:t>
            </w:r>
          </w:p>
        </w:tc>
        <w:tc>
          <w:tcPr>
            <w:tcW w:w="2202" w:type="dxa"/>
            <w:shd w:val="clear" w:color="auto" w:fill="FFFFFF" w:themeFill="background1"/>
            <w:tcMar>
              <w:top w:w="50" w:type="dxa"/>
              <w:left w:w="90" w:type="dxa"/>
              <w:bottom w:w="50" w:type="dxa"/>
              <w:right w:w="90" w:type="dxa"/>
            </w:tcMar>
            <w:vAlign w:val="center"/>
          </w:tcPr>
          <w:p w14:paraId="7C91F207"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Access via UK immigration; no treaty-assured mobility</w:t>
            </w:r>
          </w:p>
        </w:tc>
        <w:tc>
          <w:tcPr>
            <w:tcW w:w="3646" w:type="dxa"/>
            <w:shd w:val="clear" w:color="auto" w:fill="FFFFFF" w:themeFill="background1"/>
            <w:tcMar>
              <w:top w:w="50" w:type="dxa"/>
              <w:left w:w="90" w:type="dxa"/>
              <w:bottom w:w="50" w:type="dxa"/>
              <w:right w:w="90" w:type="dxa"/>
            </w:tcMar>
            <w:vAlign w:val="center"/>
          </w:tcPr>
          <w:p w14:paraId="05FEFC4C"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UK work-visa rules; dual UK social-security contributions during assignments</w:t>
            </w:r>
          </w:p>
        </w:tc>
        <w:tc>
          <w:tcPr>
            <w:tcW w:w="1383" w:type="dxa"/>
            <w:shd w:val="clear" w:color="auto" w:fill="FFFFFF" w:themeFill="background1"/>
            <w:tcMar>
              <w:top w:w="50" w:type="dxa"/>
              <w:left w:w="90" w:type="dxa"/>
              <w:bottom w:w="50" w:type="dxa"/>
              <w:right w:w="90" w:type="dxa"/>
            </w:tcMar>
            <w:vAlign w:val="center"/>
          </w:tcPr>
          <w:p w14:paraId="22219C7E" w14:textId="3089A163"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099"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pp.8–9,18</w:t>
            </w:r>
          </w:p>
        </w:tc>
      </w:tr>
      <w:tr w:rsidR="008175CF" w:rsidRPr="008175CF" w14:paraId="4C361801" w14:textId="77777777" w:rsidTr="008175CF">
        <w:tc>
          <w:tcPr>
            <w:tcW w:w="1795" w:type="dxa"/>
            <w:shd w:val="clear" w:color="auto" w:fill="FFFFFF" w:themeFill="background1"/>
            <w:tcMar>
              <w:top w:w="50" w:type="dxa"/>
              <w:left w:w="90" w:type="dxa"/>
              <w:bottom w:w="50" w:type="dxa"/>
              <w:right w:w="90" w:type="dxa"/>
            </w:tcMar>
            <w:vAlign w:val="center"/>
          </w:tcPr>
          <w:p w14:paraId="2ADA70C5"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Other business / professional services</w:t>
            </w:r>
          </w:p>
        </w:tc>
        <w:tc>
          <w:tcPr>
            <w:tcW w:w="2202" w:type="dxa"/>
            <w:shd w:val="clear" w:color="auto" w:fill="FFFFFF" w:themeFill="background1"/>
            <w:tcMar>
              <w:top w:w="50" w:type="dxa"/>
              <w:left w:w="90" w:type="dxa"/>
              <w:bottom w:w="50" w:type="dxa"/>
              <w:right w:w="90" w:type="dxa"/>
            </w:tcMar>
            <w:vAlign w:val="center"/>
          </w:tcPr>
          <w:p w14:paraId="19250944" w14:textId="15BD7A2E"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Ad hoc; qualifications not recognized</w:t>
            </w:r>
          </w:p>
        </w:tc>
        <w:tc>
          <w:tcPr>
            <w:tcW w:w="3646" w:type="dxa"/>
            <w:shd w:val="clear" w:color="auto" w:fill="FFFFFF" w:themeFill="background1"/>
            <w:tcMar>
              <w:top w:w="50" w:type="dxa"/>
              <w:left w:w="90" w:type="dxa"/>
              <w:bottom w:w="50" w:type="dxa"/>
              <w:right w:w="90" w:type="dxa"/>
            </w:tcMar>
            <w:vAlign w:val="center"/>
          </w:tcPr>
          <w:p w14:paraId="3CE1250F"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Immigration friction; no MRAs</w:t>
            </w:r>
          </w:p>
        </w:tc>
        <w:tc>
          <w:tcPr>
            <w:tcW w:w="1383" w:type="dxa"/>
            <w:shd w:val="clear" w:color="auto" w:fill="FFFFFF" w:themeFill="background1"/>
            <w:tcMar>
              <w:top w:w="50" w:type="dxa"/>
              <w:left w:w="90" w:type="dxa"/>
              <w:bottom w:w="50" w:type="dxa"/>
              <w:right w:w="90" w:type="dxa"/>
            </w:tcMar>
            <w:vAlign w:val="center"/>
          </w:tcPr>
          <w:p w14:paraId="2457827F" w14:textId="012318D0"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3"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8175CF" w:rsidRPr="008175CF" w14:paraId="28BF9969" w14:textId="77777777" w:rsidTr="008175CF">
        <w:tc>
          <w:tcPr>
            <w:tcW w:w="1795" w:type="dxa"/>
            <w:shd w:val="clear" w:color="auto" w:fill="FFFFFF" w:themeFill="background1"/>
            <w:tcMar>
              <w:top w:w="50" w:type="dxa"/>
              <w:left w:w="90" w:type="dxa"/>
              <w:bottom w:w="50" w:type="dxa"/>
              <w:right w:w="90" w:type="dxa"/>
            </w:tcMar>
            <w:vAlign w:val="center"/>
          </w:tcPr>
          <w:p w14:paraId="5243BE58"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Financial services</w:t>
            </w:r>
          </w:p>
        </w:tc>
        <w:tc>
          <w:tcPr>
            <w:tcW w:w="2202" w:type="dxa"/>
            <w:shd w:val="clear" w:color="auto" w:fill="FFFFFF" w:themeFill="background1"/>
            <w:tcMar>
              <w:top w:w="50" w:type="dxa"/>
              <w:left w:w="90" w:type="dxa"/>
              <w:bottom w:w="50" w:type="dxa"/>
              <w:right w:w="90" w:type="dxa"/>
            </w:tcMar>
            <w:vAlign w:val="center"/>
          </w:tcPr>
          <w:p w14:paraId="0BEA29F6" w14:textId="543A2960"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Subject to UK FCA/PRA authorization</w:t>
            </w:r>
          </w:p>
        </w:tc>
        <w:tc>
          <w:tcPr>
            <w:tcW w:w="3646" w:type="dxa"/>
            <w:shd w:val="clear" w:color="auto" w:fill="FFFFFF" w:themeFill="background1"/>
            <w:tcMar>
              <w:top w:w="50" w:type="dxa"/>
              <w:left w:w="90" w:type="dxa"/>
              <w:bottom w:w="50" w:type="dxa"/>
              <w:right w:w="90" w:type="dxa"/>
            </w:tcMar>
            <w:vAlign w:val="center"/>
          </w:tcPr>
          <w:p w14:paraId="31587CBD" w14:textId="2AF4F7D9"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UK prudential authorization; no bilateral commitments</w:t>
            </w:r>
          </w:p>
        </w:tc>
        <w:tc>
          <w:tcPr>
            <w:tcW w:w="1383" w:type="dxa"/>
            <w:shd w:val="clear" w:color="auto" w:fill="FFFFFF" w:themeFill="background1"/>
            <w:tcMar>
              <w:top w:w="50" w:type="dxa"/>
              <w:left w:w="90" w:type="dxa"/>
              <w:bottom w:w="50" w:type="dxa"/>
              <w:right w:w="90" w:type="dxa"/>
            </w:tcMar>
            <w:vAlign w:val="center"/>
          </w:tcPr>
          <w:p w14:paraId="2AB6253F" w14:textId="027E54D2" w:rsidR="008175CF" w:rsidRPr="008175CF" w:rsidRDefault="00EF6E80" w:rsidP="00AE0A2C">
            <w:pPr>
              <w:spacing w:after="0" w:line="240" w:lineRule="auto"/>
              <w:rPr>
                <w:rFonts w:ascii="Times New Roman" w:hAnsi="Times New Roman" w:cs="Times New Roman"/>
              </w:rPr>
            </w:pPr>
            <w:del w:id="5200" w:author="Citation Verification" w:date="2026-07-17T00:00:00Z">
              <w:r>
                <w:rPr>
                  <w:rFonts w:ascii="Times New Roman" w:eastAsia="Georgia" w:hAnsi="Times New Roman" w:cs="Times New Roman"/>
                </w:rPr>
                <w:delText xml:space="preserve">FTA</w:delText>
              </w:r>
            </w:del>
            <w:ins w:id="5201"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202" w:author="Citation Verification" w:date="2026-07-17T00:00:00Z">
              <w:r>
                <w:rPr>
                  <w:rFonts w:ascii="Times New Roman" w:eastAsia="Georgia" w:hAnsi="Times New Roman" w:cs="Times New Roman"/>
                </w:rPr>
                <w:delText xml:space="preserve">agreement</w:delText>
              </w:r>
            </w:del>
            <w:ins w:id="5203"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p.16</w:t>
            </w:r>
          </w:p>
        </w:tc>
      </w:tr>
      <w:tr w:rsidR="008175CF" w:rsidRPr="008175CF" w14:paraId="3031A520" w14:textId="77777777" w:rsidTr="008175CF">
        <w:tc>
          <w:tcPr>
            <w:tcW w:w="1795" w:type="dxa"/>
            <w:shd w:val="clear" w:color="auto" w:fill="FFFFFF" w:themeFill="background1"/>
            <w:tcMar>
              <w:top w:w="50" w:type="dxa"/>
              <w:left w:w="90" w:type="dxa"/>
              <w:bottom w:w="50" w:type="dxa"/>
              <w:right w:w="90" w:type="dxa"/>
            </w:tcMar>
            <w:vAlign w:val="center"/>
          </w:tcPr>
          <w:p w14:paraId="596D1B79"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Telecommunications / digital</w:t>
            </w:r>
          </w:p>
        </w:tc>
        <w:tc>
          <w:tcPr>
            <w:tcW w:w="2202" w:type="dxa"/>
            <w:shd w:val="clear" w:color="auto" w:fill="FFFFFF" w:themeFill="background1"/>
            <w:tcMar>
              <w:top w:w="50" w:type="dxa"/>
              <w:left w:w="90" w:type="dxa"/>
              <w:bottom w:w="50" w:type="dxa"/>
              <w:right w:w="90" w:type="dxa"/>
            </w:tcMar>
            <w:vAlign w:val="center"/>
          </w:tcPr>
          <w:p w14:paraId="49C3D1FD"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No bilateral market-access commitments</w:t>
            </w:r>
          </w:p>
        </w:tc>
        <w:tc>
          <w:tcPr>
            <w:tcW w:w="3646" w:type="dxa"/>
            <w:shd w:val="clear" w:color="auto" w:fill="FFFFFF" w:themeFill="background1"/>
            <w:tcMar>
              <w:top w:w="50" w:type="dxa"/>
              <w:left w:w="90" w:type="dxa"/>
              <w:bottom w:w="50" w:type="dxa"/>
              <w:right w:w="90" w:type="dxa"/>
            </w:tcMar>
            <w:vAlign w:val="center"/>
          </w:tcPr>
          <w:p w14:paraId="785BB95D"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Domestic regulation each side</w:t>
            </w:r>
          </w:p>
        </w:tc>
        <w:tc>
          <w:tcPr>
            <w:tcW w:w="1383" w:type="dxa"/>
            <w:shd w:val="clear" w:color="auto" w:fill="FFFFFF" w:themeFill="background1"/>
            <w:tcMar>
              <w:top w:w="50" w:type="dxa"/>
              <w:left w:w="90" w:type="dxa"/>
              <w:bottom w:w="50" w:type="dxa"/>
              <w:right w:w="90" w:type="dxa"/>
            </w:tcMar>
            <w:vAlign w:val="center"/>
          </w:tcPr>
          <w:p w14:paraId="71E3188C" w14:textId="1D4A0C46"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4"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8175CF" w:rsidRPr="008175CF" w14:paraId="2C12B5BD" w14:textId="77777777" w:rsidTr="008175CF">
        <w:tc>
          <w:tcPr>
            <w:tcW w:w="1795" w:type="dxa"/>
            <w:shd w:val="clear" w:color="auto" w:fill="FFFFFF" w:themeFill="background1"/>
            <w:tcMar>
              <w:top w:w="50" w:type="dxa"/>
              <w:left w:w="90" w:type="dxa"/>
              <w:bottom w:w="50" w:type="dxa"/>
              <w:right w:w="90" w:type="dxa"/>
            </w:tcMar>
            <w:vAlign w:val="center"/>
          </w:tcPr>
          <w:p w14:paraId="7B98969C"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lastRenderedPageBreak/>
              <w:t>Education &amp; training</w:t>
            </w:r>
          </w:p>
        </w:tc>
        <w:tc>
          <w:tcPr>
            <w:tcW w:w="2202" w:type="dxa"/>
            <w:shd w:val="clear" w:color="auto" w:fill="FFFFFF" w:themeFill="background1"/>
            <w:tcMar>
              <w:top w:w="50" w:type="dxa"/>
              <w:left w:w="90" w:type="dxa"/>
              <w:bottom w:w="50" w:type="dxa"/>
              <w:right w:w="90" w:type="dxa"/>
            </w:tcMar>
            <w:vAlign w:val="center"/>
          </w:tcPr>
          <w:p w14:paraId="27D6E4A5"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Policy-based cooperation only</w:t>
            </w:r>
          </w:p>
        </w:tc>
        <w:tc>
          <w:tcPr>
            <w:tcW w:w="3646" w:type="dxa"/>
            <w:shd w:val="clear" w:color="auto" w:fill="FFFFFF" w:themeFill="background1"/>
            <w:tcMar>
              <w:top w:w="50" w:type="dxa"/>
              <w:left w:w="90" w:type="dxa"/>
              <w:bottom w:w="50" w:type="dxa"/>
              <w:right w:w="90" w:type="dxa"/>
            </w:tcMar>
            <w:vAlign w:val="center"/>
          </w:tcPr>
          <w:p w14:paraId="7A0E5F16"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Immigration; no campus-establishment framework</w:t>
            </w:r>
          </w:p>
        </w:tc>
        <w:tc>
          <w:tcPr>
            <w:tcW w:w="1383" w:type="dxa"/>
            <w:shd w:val="clear" w:color="auto" w:fill="FFFFFF" w:themeFill="background1"/>
            <w:tcMar>
              <w:top w:w="50" w:type="dxa"/>
              <w:left w:w="90" w:type="dxa"/>
              <w:bottom w:w="50" w:type="dxa"/>
              <w:right w:w="90" w:type="dxa"/>
            </w:tcMar>
            <w:vAlign w:val="center"/>
          </w:tcPr>
          <w:p w14:paraId="1462C455" w14:textId="2D52EA0D" w:rsidR="008175CF" w:rsidRPr="008175CF" w:rsidRDefault="00EF6E80" w:rsidP="00AE0A2C">
            <w:pPr>
              <w:spacing w:after="0" w:line="240" w:lineRule="auto"/>
              <w:rPr>
                <w:rFonts w:ascii="Times New Roman" w:hAnsi="Times New Roman" w:cs="Times New Roman"/>
              </w:rPr>
            </w:pPr>
            <w:del w:id="5129" w:author="Citation Verification" w:date="2026-07-17T00:00:00Z">
              <w:r>
                <w:rPr>
                  <w:rFonts w:ascii="Times New Roman" w:eastAsia="Georgia" w:hAnsi="Times New Roman" w:cs="Times New Roman"/>
                </w:rPr>
                <w:delText xml:space="preserve">FTA</w:delText>
              </w:r>
            </w:del>
            <w:ins w:id="5130"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31" w:author="Citation Verification" w:date="2026-07-17T00:00:00Z">
              <w:r>
                <w:rPr>
                  <w:rFonts w:ascii="Times New Roman" w:eastAsia="Georgia" w:hAnsi="Times New Roman" w:cs="Times New Roman"/>
                </w:rPr>
                <w:delText xml:space="preserve">agreement</w:delText>
              </w:r>
            </w:del>
            <w:ins w:id="5132"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pp.19–20</w:t>
            </w:r>
          </w:p>
        </w:tc>
      </w:tr>
      <w:tr w:rsidR="008175CF" w:rsidRPr="008175CF" w14:paraId="48D7939F" w14:textId="77777777" w:rsidTr="008175CF">
        <w:tc>
          <w:tcPr>
            <w:tcW w:w="1795" w:type="dxa"/>
            <w:shd w:val="clear" w:color="auto" w:fill="FFFFFF" w:themeFill="background1"/>
            <w:tcMar>
              <w:top w:w="50" w:type="dxa"/>
              <w:left w:w="90" w:type="dxa"/>
              <w:bottom w:w="50" w:type="dxa"/>
              <w:right w:w="90" w:type="dxa"/>
            </w:tcMar>
            <w:vAlign w:val="center"/>
          </w:tcPr>
          <w:p w14:paraId="64D2EABA"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Mobility (all categories)</w:t>
            </w:r>
          </w:p>
        </w:tc>
        <w:tc>
          <w:tcPr>
            <w:tcW w:w="2202" w:type="dxa"/>
            <w:shd w:val="clear" w:color="auto" w:fill="FFFFFF" w:themeFill="background1"/>
            <w:tcMar>
              <w:top w:w="50" w:type="dxa"/>
              <w:left w:w="90" w:type="dxa"/>
              <w:bottom w:w="50" w:type="dxa"/>
              <w:right w:w="90" w:type="dxa"/>
            </w:tcMar>
            <w:vAlign w:val="center"/>
          </w:tcPr>
          <w:p w14:paraId="0A83BDF6"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Economic-needs tests / caps possible</w:t>
            </w:r>
          </w:p>
        </w:tc>
        <w:tc>
          <w:tcPr>
            <w:tcW w:w="3646" w:type="dxa"/>
            <w:shd w:val="clear" w:color="auto" w:fill="FFFFFF" w:themeFill="background1"/>
            <w:tcMar>
              <w:top w:w="50" w:type="dxa"/>
              <w:left w:w="90" w:type="dxa"/>
              <w:bottom w:w="50" w:type="dxa"/>
              <w:right w:w="90" w:type="dxa"/>
            </w:tcMar>
            <w:vAlign w:val="center"/>
          </w:tcPr>
          <w:p w14:paraId="7B1B386A"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Uncertain entry; per-visa conditions</w:t>
            </w:r>
          </w:p>
        </w:tc>
        <w:tc>
          <w:tcPr>
            <w:tcW w:w="1383" w:type="dxa"/>
            <w:shd w:val="clear" w:color="auto" w:fill="FFFFFF" w:themeFill="background1"/>
            <w:tcMar>
              <w:top w:w="50" w:type="dxa"/>
              <w:left w:w="90" w:type="dxa"/>
              <w:bottom w:w="50" w:type="dxa"/>
              <w:right w:w="90" w:type="dxa"/>
            </w:tcMar>
            <w:vAlign w:val="center"/>
          </w:tcPr>
          <w:p w14:paraId="5E504799" w14:textId="7470D053"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3"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p.18</w:t>
            </w:r>
          </w:p>
        </w:tc>
      </w:tr>
      <w:tr w:rsidR="008175CF" w:rsidRPr="008175CF" w14:paraId="1442017F" w14:textId="77777777" w:rsidTr="008175CF">
        <w:tc>
          <w:tcPr>
            <w:tcW w:w="1795" w:type="dxa"/>
            <w:shd w:val="clear" w:color="auto" w:fill="FFFFFF" w:themeFill="background1"/>
            <w:tcMar>
              <w:top w:w="50" w:type="dxa"/>
              <w:left w:w="90" w:type="dxa"/>
              <w:bottom w:w="50" w:type="dxa"/>
              <w:right w:w="90" w:type="dxa"/>
            </w:tcMar>
            <w:vAlign w:val="center"/>
          </w:tcPr>
          <w:p w14:paraId="114708D7"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Chefs, yoga, musicians</w:t>
            </w:r>
          </w:p>
        </w:tc>
        <w:tc>
          <w:tcPr>
            <w:tcW w:w="2202" w:type="dxa"/>
            <w:shd w:val="clear" w:color="auto" w:fill="FFFFFF" w:themeFill="background1"/>
            <w:tcMar>
              <w:top w:w="50" w:type="dxa"/>
              <w:left w:w="90" w:type="dxa"/>
              <w:bottom w:w="50" w:type="dxa"/>
              <w:right w:w="90" w:type="dxa"/>
            </w:tcMar>
            <w:vAlign w:val="center"/>
          </w:tcPr>
          <w:p w14:paraId="6D2ADDEB"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No dedicated route</w:t>
            </w:r>
          </w:p>
        </w:tc>
        <w:tc>
          <w:tcPr>
            <w:tcW w:w="3646" w:type="dxa"/>
            <w:shd w:val="clear" w:color="auto" w:fill="FFFFFF" w:themeFill="background1"/>
            <w:tcMar>
              <w:top w:w="50" w:type="dxa"/>
              <w:left w:w="90" w:type="dxa"/>
              <w:bottom w:w="50" w:type="dxa"/>
              <w:right w:w="90" w:type="dxa"/>
            </w:tcMar>
            <w:vAlign w:val="center"/>
          </w:tcPr>
          <w:p w14:paraId="20907AF5"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General visa routes</w:t>
            </w:r>
          </w:p>
        </w:tc>
        <w:tc>
          <w:tcPr>
            <w:tcW w:w="1383" w:type="dxa"/>
            <w:shd w:val="clear" w:color="auto" w:fill="FFFFFF" w:themeFill="background1"/>
            <w:tcMar>
              <w:top w:w="50" w:type="dxa"/>
              <w:left w:w="90" w:type="dxa"/>
              <w:bottom w:w="50" w:type="dxa"/>
              <w:right w:w="90" w:type="dxa"/>
            </w:tcMar>
            <w:vAlign w:val="center"/>
          </w:tcPr>
          <w:p w14:paraId="61C9C2C6"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PIB 2274280</w:t>
            </w:r>
          </w:p>
        </w:tc>
      </w:tr>
    </w:tbl>
    <w:p w14:paraId="1A001846" w14:textId="77777777" w:rsidR="00C304F3" w:rsidRDefault="00C304F3" w:rsidP="00B4634E">
      <w:pPr>
        <w:keepNext/>
        <w:shd w:val="clear" w:color="auto" w:fill="FFFFFF" w:themeFill="background1"/>
        <w:spacing w:before="60" w:after="60"/>
        <w:rPr>
          <w:rFonts w:ascii="Times New Roman" w:eastAsia="Georgia" w:hAnsi="Times New Roman" w:cs="Times New Roman"/>
          <w:b/>
          <w:bCs/>
          <w:u w:val="single"/>
        </w:rPr>
      </w:pPr>
    </w:p>
    <w:p w14:paraId="0E08B784" w14:textId="37E2FC91" w:rsidR="00B4634E" w:rsidRDefault="00B4634E" w:rsidP="000B270B">
      <w:pPr>
        <w:pStyle w:val="ListParagraph"/>
        <w:keepNext/>
        <w:numPr>
          <w:ilvl w:val="0"/>
          <w:numId w:val="7"/>
        </w:numPr>
        <w:shd w:val="clear" w:color="auto" w:fill="FFFFFF" w:themeFill="background1"/>
        <w:spacing w:before="60" w:after="60"/>
        <w:ind w:left="0"/>
        <w:rPr>
          <w:rFonts w:ascii="Times New Roman" w:eastAsia="Georgia" w:hAnsi="Times New Roman" w:cs="Times New Roman"/>
          <w:b/>
          <w:bCs/>
          <w:u w:val="single"/>
        </w:rPr>
      </w:pPr>
      <w:r>
        <w:rPr>
          <w:rFonts w:ascii="Times New Roman" w:eastAsia="Georgia" w:hAnsi="Times New Roman" w:cs="Times New Roman"/>
          <w:b/>
          <w:bCs/>
          <w:u w:val="single"/>
        </w:rPr>
        <w:t>PRE-FTA BASELINE — UK IMPORTS INTO INDIA, BY SECTOR</w:t>
      </w:r>
    </w:p>
    <w:p w14:paraId="12556388" w14:textId="77777777" w:rsidR="008175CF" w:rsidRDefault="008175CF" w:rsidP="00B4634E">
      <w:pPr>
        <w:keepNext/>
        <w:shd w:val="clear" w:color="auto" w:fill="FFFFFF" w:themeFill="background1"/>
        <w:spacing w:before="60" w:after="60"/>
        <w:rPr>
          <w:rFonts w:ascii="Times New Roman" w:eastAsia="Georgia" w:hAnsi="Times New Roman" w:cs="Times New Roman"/>
          <w:b/>
          <w:bCs/>
          <w:u w:val="single"/>
        </w:rPr>
      </w:pPr>
    </w:p>
    <w:p w14:paraId="2E96E8E2" w14:textId="625789D5" w:rsidR="008175CF" w:rsidRPr="008175CF" w:rsidRDefault="008175CF" w:rsidP="008175CF">
      <w:pPr>
        <w:pStyle w:val="ListParagraph"/>
        <w:keepNext/>
        <w:numPr>
          <w:ilvl w:val="0"/>
          <w:numId w:val="6"/>
        </w:numPr>
        <w:shd w:val="clear" w:color="auto" w:fill="FFFFFF" w:themeFill="background1"/>
        <w:spacing w:before="60" w:after="60"/>
        <w:rPr>
          <w:rFonts w:ascii="Times New Roman" w:hAnsi="Times New Roman" w:cs="Times New Roman"/>
          <w:b/>
          <w:bCs/>
          <w:u w:val="single"/>
        </w:rPr>
      </w:pPr>
      <w:r>
        <w:rPr>
          <w:rFonts w:ascii="Times New Roman" w:hAnsi="Times New Roman" w:cs="Times New Roman"/>
          <w:b/>
          <w:bCs/>
          <w:u w:val="single"/>
        </w:rPr>
        <w:t>GOODS</w:t>
      </w:r>
    </w:p>
    <w:tbl>
      <w:tblPr>
        <w:tblW w:w="8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89"/>
        <w:gridCol w:w="1441"/>
        <w:gridCol w:w="3957"/>
        <w:gridCol w:w="1506"/>
      </w:tblGrid>
      <w:tr w:rsidR="00B4634E" w:rsidRPr="00B4634E" w14:paraId="6CB5E1E5" w14:textId="77777777" w:rsidTr="00AF01D1">
        <w:trPr>
          <w:tblHeader/>
        </w:trPr>
        <w:tc>
          <w:tcPr>
            <w:tcW w:w="2097" w:type="dxa"/>
            <w:shd w:val="clear" w:color="auto" w:fill="FFFFFF" w:themeFill="background1"/>
            <w:tcMar>
              <w:top w:w="55" w:type="dxa"/>
              <w:left w:w="90" w:type="dxa"/>
              <w:bottom w:w="55" w:type="dxa"/>
              <w:right w:w="90" w:type="dxa"/>
            </w:tcMar>
            <w:vAlign w:val="center"/>
          </w:tcPr>
          <w:p w14:paraId="7F75075C"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Sector (HS)</w:t>
            </w:r>
          </w:p>
        </w:tc>
        <w:tc>
          <w:tcPr>
            <w:tcW w:w="1448" w:type="dxa"/>
            <w:shd w:val="clear" w:color="auto" w:fill="FFFFFF" w:themeFill="background1"/>
            <w:tcMar>
              <w:top w:w="55" w:type="dxa"/>
              <w:left w:w="90" w:type="dxa"/>
              <w:bottom w:w="55" w:type="dxa"/>
              <w:right w:w="90" w:type="dxa"/>
            </w:tcMar>
            <w:vAlign w:val="center"/>
          </w:tcPr>
          <w:p w14:paraId="47A84E68"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Pre-FTA Indian BCD</w:t>
            </w:r>
          </w:p>
        </w:tc>
        <w:tc>
          <w:tcPr>
            <w:tcW w:w="4050" w:type="dxa"/>
            <w:shd w:val="clear" w:color="auto" w:fill="FFFFFF" w:themeFill="background1"/>
            <w:tcMar>
              <w:top w:w="55" w:type="dxa"/>
              <w:left w:w="90" w:type="dxa"/>
              <w:bottom w:w="55" w:type="dxa"/>
              <w:right w:w="90" w:type="dxa"/>
            </w:tcMar>
            <w:vAlign w:val="center"/>
          </w:tcPr>
          <w:p w14:paraId="1ED4BA89"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 xml:space="preserve">Licences / standards &amp; main practical challenge</w:t>
            </w:r>
          </w:p>
        </w:tc>
        <w:tc>
          <w:tcPr>
            <w:tcW w:w="1398" w:type="dxa"/>
            <w:shd w:val="clear" w:color="auto" w:fill="FFFFFF" w:themeFill="background1"/>
            <w:tcMar>
              <w:top w:w="55" w:type="dxa"/>
              <w:left w:w="90" w:type="dxa"/>
              <w:bottom w:w="55" w:type="dxa"/>
              <w:right w:w="90" w:type="dxa"/>
            </w:tcMar>
            <w:vAlign w:val="center"/>
          </w:tcPr>
          <w:p w14:paraId="6204C992" w14:textId="77777777" w:rsidR="00B4634E" w:rsidRPr="00B4634E" w:rsidRDefault="00B4634E" w:rsidP="00B4634E">
            <w:pPr>
              <w:shd w:val="clear" w:color="auto" w:fill="FFFFFF" w:themeFill="background1"/>
              <w:spacing w:after="0" w:line="250" w:lineRule="auto"/>
              <w:rPr>
                <w:rFonts w:ascii="Times New Roman" w:hAnsi="Times New Roman" w:cs="Times New Roman"/>
              </w:rPr>
            </w:pPr>
            <w:r>
              <w:rPr>
                <w:rFonts w:ascii="Times New Roman" w:eastAsia="Georgia" w:hAnsi="Times New Roman" w:cs="Times New Roman"/>
                <w:b/>
                <w:bCs/>
              </w:rPr>
              <w:t>Source</w:t>
            </w:r>
          </w:p>
        </w:tc>
      </w:tr>
      <w:tr w:rsidR="00B4634E" w:rsidRPr="00B4634E" w14:paraId="6BD63BA5" w14:textId="77777777" w:rsidTr="00AF01D1">
        <w:tc>
          <w:tcPr>
            <w:tcW w:w="2097" w:type="dxa"/>
            <w:shd w:val="clear" w:color="auto" w:fill="FFFFFF" w:themeFill="background1"/>
            <w:tcMar>
              <w:top w:w="50" w:type="dxa"/>
              <w:left w:w="90" w:type="dxa"/>
              <w:bottom w:w="50" w:type="dxa"/>
              <w:right w:w="90" w:type="dxa"/>
            </w:tcMar>
            <w:vAlign w:val="center"/>
          </w:tcPr>
          <w:p w14:paraId="18A7F1B3"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Alcoholic spirits (2208)</w:t>
            </w:r>
          </w:p>
        </w:tc>
        <w:tc>
          <w:tcPr>
            <w:tcW w:w="1448" w:type="dxa"/>
            <w:shd w:val="clear" w:color="auto" w:fill="FFFFFF" w:themeFill="background1"/>
            <w:tcMar>
              <w:top w:w="50" w:type="dxa"/>
              <w:left w:w="90" w:type="dxa"/>
              <w:bottom w:w="50" w:type="dxa"/>
              <w:right w:w="90" w:type="dxa"/>
            </w:tcMar>
            <w:vAlign w:val="center"/>
          </w:tcPr>
          <w:p w14:paraId="7DF01BE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150%</w:t>
            </w:r>
          </w:p>
        </w:tc>
        <w:tc>
          <w:tcPr>
            <w:tcW w:w="4050" w:type="dxa"/>
            <w:shd w:val="clear" w:color="auto" w:fill="FFFFFF" w:themeFill="background1"/>
            <w:tcMar>
              <w:top w:w="50" w:type="dxa"/>
              <w:left w:w="90" w:type="dxa"/>
              <w:bottom w:w="50" w:type="dxa"/>
              <w:right w:w="90" w:type="dxa"/>
            </w:tcMar>
            <w:vAlign w:val="center"/>
          </w:tcPr>
          <w:p w14:paraId="7F6AFF0C"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State excise + FSSAI + labelling. Challenge: 150% duty plus high state excise confined imports to a premium niche.</w:t>
            </w:r>
          </w:p>
        </w:tc>
        <w:tc>
          <w:tcPr>
            <w:tcW w:w="1398" w:type="dxa"/>
            <w:shd w:val="clear" w:color="auto" w:fill="FFFFFF" w:themeFill="background1"/>
            <w:tcMar>
              <w:top w:w="50" w:type="dxa"/>
              <w:left w:w="90" w:type="dxa"/>
              <w:bottom w:w="50" w:type="dxa"/>
              <w:right w:w="90" w:type="dxa"/>
            </w:tcMar>
            <w:vAlign w:val="center"/>
          </w:tcPr>
          <w:p w14:paraId="46C76E10" w14:textId="667DC57D"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024"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 WTC MUMBAI REPORT</w:t>
            </w:r>
            <w:ins w:id="5025"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p.12</w:t>
            </w:r>
          </w:p>
        </w:tc>
      </w:tr>
      <w:tr w:rsidR="00B4634E" w:rsidRPr="00B4634E" w14:paraId="0721CD89" w14:textId="77777777" w:rsidTr="00AF01D1">
        <w:tc>
          <w:tcPr>
            <w:tcW w:w="2097" w:type="dxa"/>
            <w:shd w:val="clear" w:color="auto" w:fill="FFFFFF" w:themeFill="background1"/>
            <w:tcMar>
              <w:top w:w="50" w:type="dxa"/>
              <w:left w:w="90" w:type="dxa"/>
              <w:bottom w:w="50" w:type="dxa"/>
              <w:right w:w="90" w:type="dxa"/>
            </w:tcMar>
            <w:vAlign w:val="center"/>
          </w:tcPr>
          <w:p w14:paraId="14BB0EFF"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Automobiles – built-up (8703)</w:t>
            </w:r>
          </w:p>
        </w:tc>
        <w:tc>
          <w:tcPr>
            <w:tcW w:w="1448" w:type="dxa"/>
            <w:shd w:val="clear" w:color="auto" w:fill="FFFFFF" w:themeFill="background1"/>
            <w:tcMar>
              <w:top w:w="50" w:type="dxa"/>
              <w:left w:w="90" w:type="dxa"/>
              <w:bottom w:w="50" w:type="dxa"/>
              <w:right w:w="90" w:type="dxa"/>
            </w:tcMar>
            <w:vAlign w:val="center"/>
          </w:tcPr>
          <w:p w14:paraId="673B0F65"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Over 100%</w:t>
            </w:r>
          </w:p>
        </w:tc>
        <w:tc>
          <w:tcPr>
            <w:tcW w:w="4050" w:type="dxa"/>
            <w:shd w:val="clear" w:color="auto" w:fill="FFFFFF" w:themeFill="background1"/>
            <w:tcMar>
              <w:top w:w="50" w:type="dxa"/>
              <w:left w:w="90" w:type="dxa"/>
              <w:bottom w:w="50" w:type="dxa"/>
              <w:right w:w="90" w:type="dxa"/>
            </w:tcMar>
            <w:vAlign w:val="center"/>
          </w:tcPr>
          <w:p w14:paraId="5FCA8FD3"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BIS/AIS type-approval, homologation, cess. Challenge: luxury niche only.</w:t>
            </w:r>
          </w:p>
        </w:tc>
        <w:tc>
          <w:tcPr>
            <w:tcW w:w="1398" w:type="dxa"/>
            <w:shd w:val="clear" w:color="auto" w:fill="FFFFFF" w:themeFill="background1"/>
            <w:tcMar>
              <w:top w:w="50" w:type="dxa"/>
              <w:left w:w="90" w:type="dxa"/>
              <w:bottom w:w="50" w:type="dxa"/>
              <w:right w:w="90" w:type="dxa"/>
            </w:tcMar>
            <w:vAlign w:val="center"/>
          </w:tcPr>
          <w:p w14:paraId="78FC6E56" w14:textId="4B3A5359" w:rsidR="00B4634E" w:rsidRPr="00B4634E" w:rsidRDefault="00267C8F"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WTC MUMBAI REPORT</w:t>
            </w:r>
            <w:ins w:id="5072"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w:t>
            </w:r>
            <w:del w:id="5073" w:author="Citation Verification" w:date="2026-07-17T00:00:00Z">
              <w:r>
                <w:rPr>
                  <w:rFonts w:ascii="Times New Roman" w:eastAsia="Georgia" w:hAnsi="Times New Roman" w:cs="Times New Roman"/>
                </w:rPr>
                <w:delText xml:space="preserve">9</w:delText>
              </w:r>
            </w:del>
            <w:ins w:id="5074" w:author="Citation Verification" w:date="2026-07-17T00:00:00Z">
              <w:r>
                <w:rPr>
                  <w:rFonts w:ascii="Times New Roman" w:eastAsia="Georgia" w:hAnsi="Times New Roman" w:cs="Times New Roman"/>
                  <w:color w:val="FF0000"/>
                </w:rPr>
                <w:t xml:space="preserve">11</w:t>
              </w:r>
            </w:ins>
            <w:r>
              <w:rPr>
                <w:rFonts w:ascii="Times New Roman" w:eastAsia="Georgia" w:hAnsi="Times New Roman" w:cs="Times New Roman"/>
              </w:rPr>
              <w:t xml:space="preserve">; PIB (29.7.20</w:t>
            </w:r>
            <w:ins w:id="5075"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195A6D6C" w14:textId="77777777" w:rsidTr="00AF01D1">
        <w:tc>
          <w:tcPr>
            <w:tcW w:w="2097" w:type="dxa"/>
            <w:shd w:val="clear" w:color="auto" w:fill="FFFFFF" w:themeFill="background1"/>
            <w:tcMar>
              <w:top w:w="50" w:type="dxa"/>
              <w:left w:w="90" w:type="dxa"/>
              <w:bottom w:w="50" w:type="dxa"/>
              <w:right w:w="90" w:type="dxa"/>
            </w:tcMar>
            <w:vAlign w:val="center"/>
          </w:tcPr>
          <w:p w14:paraId="36D6B0A6"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Processed food (16–22)</w:t>
            </w:r>
          </w:p>
        </w:tc>
        <w:tc>
          <w:tcPr>
            <w:tcW w:w="1448" w:type="dxa"/>
            <w:shd w:val="clear" w:color="auto" w:fill="FFFFFF" w:themeFill="background1"/>
            <w:tcMar>
              <w:top w:w="50" w:type="dxa"/>
              <w:left w:w="90" w:type="dxa"/>
              <w:bottom w:w="50" w:type="dxa"/>
              <w:right w:w="90" w:type="dxa"/>
            </w:tcMar>
            <w:vAlign w:val="center"/>
          </w:tcPr>
          <w:p w14:paraId="6543ACC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70%</w:t>
            </w:r>
          </w:p>
        </w:tc>
        <w:tc>
          <w:tcPr>
            <w:tcW w:w="4050" w:type="dxa"/>
            <w:shd w:val="clear" w:color="auto" w:fill="FFFFFF" w:themeFill="background1"/>
            <w:tcMar>
              <w:top w:w="50" w:type="dxa"/>
              <w:left w:w="90" w:type="dxa"/>
              <w:bottom w:w="50" w:type="dxa"/>
              <w:right w:w="90" w:type="dxa"/>
            </w:tcMar>
            <w:vAlign w:val="center"/>
          </w:tcPr>
          <w:p w14:paraId="7047BA96"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FSSAI (FICS), Legal Metrology, quarantine. Challenge: prohibitive duty + clearance delays.</w:t>
            </w:r>
          </w:p>
        </w:tc>
        <w:tc>
          <w:tcPr>
            <w:tcW w:w="1398" w:type="dxa"/>
            <w:shd w:val="clear" w:color="auto" w:fill="FFFFFF" w:themeFill="background1"/>
            <w:tcMar>
              <w:top w:w="50" w:type="dxa"/>
              <w:left w:w="90" w:type="dxa"/>
              <w:bottom w:w="50" w:type="dxa"/>
              <w:right w:w="90" w:type="dxa"/>
            </w:tcMar>
            <w:vAlign w:val="center"/>
          </w:tcPr>
          <w:p w14:paraId="0ACDEF1A" w14:textId="01F8894D"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24"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2BB8689F" w14:textId="77777777" w:rsidTr="00AF01D1">
        <w:tc>
          <w:tcPr>
            <w:tcW w:w="2097" w:type="dxa"/>
            <w:shd w:val="clear" w:color="auto" w:fill="FFFFFF" w:themeFill="background1"/>
            <w:tcMar>
              <w:top w:w="50" w:type="dxa"/>
              <w:left w:w="90" w:type="dxa"/>
              <w:bottom w:w="50" w:type="dxa"/>
              <w:right w:w="90" w:type="dxa"/>
            </w:tcMar>
            <w:vAlign w:val="center"/>
          </w:tcPr>
          <w:p w14:paraId="3D248BD2"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Vegetable oils (15)</w:t>
            </w:r>
          </w:p>
        </w:tc>
        <w:tc>
          <w:tcPr>
            <w:tcW w:w="1448" w:type="dxa"/>
            <w:shd w:val="clear" w:color="auto" w:fill="FFFFFF" w:themeFill="background1"/>
            <w:tcMar>
              <w:top w:w="50" w:type="dxa"/>
              <w:left w:w="90" w:type="dxa"/>
              <w:bottom w:w="50" w:type="dxa"/>
              <w:right w:w="90" w:type="dxa"/>
            </w:tcMar>
            <w:vAlign w:val="center"/>
          </w:tcPr>
          <w:p w14:paraId="3E14CAFC"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20%</w:t>
            </w:r>
          </w:p>
        </w:tc>
        <w:tc>
          <w:tcPr>
            <w:tcW w:w="4050" w:type="dxa"/>
            <w:shd w:val="clear" w:color="auto" w:fill="FFFFFF" w:themeFill="background1"/>
            <w:tcMar>
              <w:top w:w="50" w:type="dxa"/>
              <w:left w:w="90" w:type="dxa"/>
              <w:bottom w:w="50" w:type="dxa"/>
              <w:right w:w="90" w:type="dxa"/>
            </w:tcMar>
            <w:vAlign w:val="center"/>
          </w:tcPr>
          <w:p w14:paraId="3EBBFB4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FSSAI, quarantine. Challenge: sensitive sector.</w:t>
            </w:r>
          </w:p>
        </w:tc>
        <w:tc>
          <w:tcPr>
            <w:tcW w:w="1398" w:type="dxa"/>
            <w:shd w:val="clear" w:color="auto" w:fill="FFFFFF" w:themeFill="background1"/>
            <w:tcMar>
              <w:top w:w="50" w:type="dxa"/>
              <w:left w:w="90" w:type="dxa"/>
              <w:bottom w:w="50" w:type="dxa"/>
              <w:right w:w="90" w:type="dxa"/>
            </w:tcMar>
            <w:vAlign w:val="center"/>
          </w:tcPr>
          <w:p w14:paraId="4CA331C0" w14:textId="212DAF25"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25"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6F5066A0" w14:textId="77777777" w:rsidTr="00AF01D1">
        <w:tc>
          <w:tcPr>
            <w:tcW w:w="2097" w:type="dxa"/>
            <w:shd w:val="clear" w:color="auto" w:fill="FFFFFF" w:themeFill="background1"/>
            <w:tcMar>
              <w:top w:w="50" w:type="dxa"/>
              <w:left w:w="90" w:type="dxa"/>
              <w:bottom w:w="50" w:type="dxa"/>
              <w:right w:w="90" w:type="dxa"/>
            </w:tcMar>
            <w:vAlign w:val="center"/>
          </w:tcPr>
          <w:p w14:paraId="5C92556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Automotive / transport (87)</w:t>
            </w:r>
          </w:p>
        </w:tc>
        <w:tc>
          <w:tcPr>
            <w:tcW w:w="1448" w:type="dxa"/>
            <w:shd w:val="clear" w:color="auto" w:fill="FFFFFF" w:themeFill="background1"/>
            <w:tcMar>
              <w:top w:w="50" w:type="dxa"/>
              <w:left w:w="90" w:type="dxa"/>
              <w:bottom w:w="50" w:type="dxa"/>
              <w:right w:w="90" w:type="dxa"/>
            </w:tcMar>
            <w:vAlign w:val="center"/>
          </w:tcPr>
          <w:p w14:paraId="74E25E39"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18%</w:t>
            </w:r>
          </w:p>
        </w:tc>
        <w:tc>
          <w:tcPr>
            <w:tcW w:w="4050" w:type="dxa"/>
            <w:shd w:val="clear" w:color="auto" w:fill="FFFFFF" w:themeFill="background1"/>
            <w:tcMar>
              <w:top w:w="50" w:type="dxa"/>
              <w:left w:w="90" w:type="dxa"/>
              <w:bottom w:w="50" w:type="dxa"/>
              <w:right w:w="90" w:type="dxa"/>
            </w:tcMar>
            <w:vAlign w:val="center"/>
          </w:tcPr>
          <w:p w14:paraId="2B45B7CE"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BIS/AIS type-approval.</w:t>
            </w:r>
          </w:p>
        </w:tc>
        <w:tc>
          <w:tcPr>
            <w:tcW w:w="1398" w:type="dxa"/>
            <w:shd w:val="clear" w:color="auto" w:fill="FFFFFF" w:themeFill="background1"/>
            <w:tcMar>
              <w:top w:w="50" w:type="dxa"/>
              <w:left w:w="90" w:type="dxa"/>
              <w:bottom w:w="50" w:type="dxa"/>
              <w:right w:w="90" w:type="dxa"/>
            </w:tcMar>
            <w:vAlign w:val="center"/>
          </w:tcPr>
          <w:p w14:paraId="2CA9207F" w14:textId="5A73BA88"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2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140936B2" w14:textId="77777777" w:rsidTr="00AF01D1">
        <w:tc>
          <w:tcPr>
            <w:tcW w:w="2097" w:type="dxa"/>
            <w:shd w:val="clear" w:color="auto" w:fill="FFFFFF" w:themeFill="background1"/>
            <w:tcMar>
              <w:top w:w="50" w:type="dxa"/>
              <w:left w:w="90" w:type="dxa"/>
              <w:bottom w:w="50" w:type="dxa"/>
              <w:right w:w="90" w:type="dxa"/>
            </w:tcMar>
            <w:vAlign w:val="center"/>
          </w:tcPr>
          <w:p w14:paraId="7A7DF4B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Leather / footwear (41–43, 64)</w:t>
            </w:r>
          </w:p>
        </w:tc>
        <w:tc>
          <w:tcPr>
            <w:tcW w:w="1448" w:type="dxa"/>
            <w:shd w:val="clear" w:color="auto" w:fill="FFFFFF" w:themeFill="background1"/>
            <w:tcMar>
              <w:top w:w="50" w:type="dxa"/>
              <w:left w:w="90" w:type="dxa"/>
              <w:bottom w:w="50" w:type="dxa"/>
              <w:right w:w="90" w:type="dxa"/>
            </w:tcMar>
            <w:vAlign w:val="center"/>
          </w:tcPr>
          <w:p w14:paraId="4D213225"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16%</w:t>
            </w:r>
          </w:p>
        </w:tc>
        <w:tc>
          <w:tcPr>
            <w:tcW w:w="4050" w:type="dxa"/>
            <w:shd w:val="clear" w:color="auto" w:fill="FFFFFF" w:themeFill="background1"/>
            <w:tcMar>
              <w:top w:w="50" w:type="dxa"/>
              <w:left w:w="90" w:type="dxa"/>
              <w:bottom w:w="50" w:type="dxa"/>
              <w:right w:w="90" w:type="dxa"/>
            </w:tcMar>
            <w:vAlign w:val="center"/>
          </w:tcPr>
          <w:p w14:paraId="0D8D9B6C"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 footwear QCO.</w:t>
            </w:r>
          </w:p>
        </w:tc>
        <w:tc>
          <w:tcPr>
            <w:tcW w:w="1398" w:type="dxa"/>
            <w:shd w:val="clear" w:color="auto" w:fill="FFFFFF" w:themeFill="background1"/>
            <w:tcMar>
              <w:top w:w="50" w:type="dxa"/>
              <w:left w:w="90" w:type="dxa"/>
              <w:bottom w:w="50" w:type="dxa"/>
              <w:right w:w="90" w:type="dxa"/>
            </w:tcMar>
            <w:vAlign w:val="center"/>
          </w:tcPr>
          <w:p w14:paraId="0C9039E1" w14:textId="11FF2756"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27"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51AF93DB" w14:textId="77777777" w:rsidTr="00AF01D1">
        <w:tc>
          <w:tcPr>
            <w:tcW w:w="2097" w:type="dxa"/>
            <w:shd w:val="clear" w:color="auto" w:fill="FFFFFF" w:themeFill="background1"/>
            <w:tcMar>
              <w:top w:w="50" w:type="dxa"/>
              <w:left w:w="90" w:type="dxa"/>
              <w:bottom w:w="50" w:type="dxa"/>
              <w:right w:w="90" w:type="dxa"/>
            </w:tcMar>
            <w:vAlign w:val="center"/>
          </w:tcPr>
          <w:p w14:paraId="408408DB"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lastRenderedPageBreak/>
              <w:t>Electrical machinery (85)</w:t>
            </w:r>
          </w:p>
        </w:tc>
        <w:tc>
          <w:tcPr>
            <w:tcW w:w="1448" w:type="dxa"/>
            <w:shd w:val="clear" w:color="auto" w:fill="FFFFFF" w:themeFill="background1"/>
            <w:tcMar>
              <w:top w:w="50" w:type="dxa"/>
              <w:left w:w="90" w:type="dxa"/>
              <w:bottom w:w="50" w:type="dxa"/>
              <w:right w:w="90" w:type="dxa"/>
            </w:tcMar>
            <w:vAlign w:val="center"/>
          </w:tcPr>
          <w:p w14:paraId="24548A42"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14%</w:t>
            </w:r>
          </w:p>
        </w:tc>
        <w:tc>
          <w:tcPr>
            <w:tcW w:w="4050" w:type="dxa"/>
            <w:shd w:val="clear" w:color="auto" w:fill="FFFFFF" w:themeFill="background1"/>
            <w:tcMar>
              <w:top w:w="50" w:type="dxa"/>
              <w:left w:w="90" w:type="dxa"/>
              <w:bottom w:w="50" w:type="dxa"/>
              <w:right w:w="90" w:type="dxa"/>
            </w:tcMar>
            <w:vAlign w:val="center"/>
          </w:tcPr>
          <w:p w14:paraId="5A48D18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BIS/CRS registration; WPC/TEC for wireless.</w:t>
            </w:r>
          </w:p>
        </w:tc>
        <w:tc>
          <w:tcPr>
            <w:tcW w:w="1398" w:type="dxa"/>
            <w:shd w:val="clear" w:color="auto" w:fill="FFFFFF" w:themeFill="background1"/>
            <w:tcMar>
              <w:top w:w="50" w:type="dxa"/>
              <w:left w:w="90" w:type="dxa"/>
              <w:bottom w:w="50" w:type="dxa"/>
              <w:right w:w="90" w:type="dxa"/>
            </w:tcMar>
            <w:vAlign w:val="center"/>
          </w:tcPr>
          <w:p w14:paraId="369A1F4D" w14:textId="42AF5AD4"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28"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1FCA043D" w14:textId="77777777" w:rsidTr="00AF01D1">
        <w:tc>
          <w:tcPr>
            <w:tcW w:w="2097" w:type="dxa"/>
            <w:shd w:val="clear" w:color="auto" w:fill="FFFFFF" w:themeFill="background1"/>
            <w:tcMar>
              <w:top w:w="50" w:type="dxa"/>
              <w:left w:w="90" w:type="dxa"/>
              <w:bottom w:w="50" w:type="dxa"/>
              <w:right w:w="90" w:type="dxa"/>
            </w:tcMar>
            <w:vAlign w:val="center"/>
          </w:tcPr>
          <w:p w14:paraId="57C80BF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Textiles / clothing; glass; ceramics</w:t>
            </w:r>
          </w:p>
        </w:tc>
        <w:tc>
          <w:tcPr>
            <w:tcW w:w="1448" w:type="dxa"/>
            <w:shd w:val="clear" w:color="auto" w:fill="FFFFFF" w:themeFill="background1"/>
            <w:tcMar>
              <w:top w:w="50" w:type="dxa"/>
              <w:left w:w="90" w:type="dxa"/>
              <w:bottom w:w="50" w:type="dxa"/>
              <w:right w:w="90" w:type="dxa"/>
            </w:tcMar>
            <w:vAlign w:val="center"/>
          </w:tcPr>
          <w:p w14:paraId="307F6FD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12%</w:t>
            </w:r>
          </w:p>
        </w:tc>
        <w:tc>
          <w:tcPr>
            <w:tcW w:w="4050" w:type="dxa"/>
            <w:shd w:val="clear" w:color="auto" w:fill="FFFFFF" w:themeFill="background1"/>
            <w:tcMar>
              <w:top w:w="50" w:type="dxa"/>
              <w:left w:w="90" w:type="dxa"/>
              <w:bottom w:w="50" w:type="dxa"/>
              <w:right w:w="90" w:type="dxa"/>
            </w:tcMar>
            <w:vAlign w:val="center"/>
          </w:tcPr>
          <w:p w14:paraId="23F2BA5D"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 labelling.</w:t>
            </w:r>
          </w:p>
        </w:tc>
        <w:tc>
          <w:tcPr>
            <w:tcW w:w="1398" w:type="dxa"/>
            <w:shd w:val="clear" w:color="auto" w:fill="FFFFFF" w:themeFill="background1"/>
            <w:tcMar>
              <w:top w:w="50" w:type="dxa"/>
              <w:left w:w="90" w:type="dxa"/>
              <w:bottom w:w="50" w:type="dxa"/>
              <w:right w:w="90" w:type="dxa"/>
            </w:tcMar>
            <w:vAlign w:val="center"/>
          </w:tcPr>
          <w:p w14:paraId="31E45628" w14:textId="481DC568"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29"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16C72F99" w14:textId="77777777" w:rsidTr="00AF01D1">
        <w:tc>
          <w:tcPr>
            <w:tcW w:w="2097" w:type="dxa"/>
            <w:shd w:val="clear" w:color="auto" w:fill="FFFFFF" w:themeFill="background1"/>
            <w:tcMar>
              <w:top w:w="50" w:type="dxa"/>
              <w:left w:w="90" w:type="dxa"/>
              <w:bottom w:w="50" w:type="dxa"/>
              <w:right w:w="90" w:type="dxa"/>
            </w:tcMar>
            <w:vAlign w:val="center"/>
          </w:tcPr>
          <w:p w14:paraId="24116B7C"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Base metals; wood / paper (44–48, 72–83)</w:t>
            </w:r>
          </w:p>
        </w:tc>
        <w:tc>
          <w:tcPr>
            <w:tcW w:w="1448" w:type="dxa"/>
            <w:shd w:val="clear" w:color="auto" w:fill="FFFFFF" w:themeFill="background1"/>
            <w:tcMar>
              <w:top w:w="50" w:type="dxa"/>
              <w:left w:w="90" w:type="dxa"/>
              <w:bottom w:w="50" w:type="dxa"/>
              <w:right w:w="90" w:type="dxa"/>
            </w:tcMar>
            <w:vAlign w:val="center"/>
          </w:tcPr>
          <w:p w14:paraId="4B5526EC"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10%</w:t>
            </w:r>
          </w:p>
        </w:tc>
        <w:tc>
          <w:tcPr>
            <w:tcW w:w="4050" w:type="dxa"/>
            <w:shd w:val="clear" w:color="auto" w:fill="FFFFFF" w:themeFill="background1"/>
            <w:tcMar>
              <w:top w:w="50" w:type="dxa"/>
              <w:left w:w="90" w:type="dxa"/>
              <w:bottom w:w="50" w:type="dxa"/>
              <w:right w:w="90" w:type="dxa"/>
            </w:tcMar>
            <w:vAlign w:val="center"/>
          </w:tcPr>
          <w:p w14:paraId="1CC31263"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 steel QCOs.</w:t>
            </w:r>
          </w:p>
        </w:tc>
        <w:tc>
          <w:tcPr>
            <w:tcW w:w="1398" w:type="dxa"/>
            <w:shd w:val="clear" w:color="auto" w:fill="FFFFFF" w:themeFill="background1"/>
            <w:tcMar>
              <w:top w:w="50" w:type="dxa"/>
              <w:left w:w="90" w:type="dxa"/>
              <w:bottom w:w="50" w:type="dxa"/>
              <w:right w:w="90" w:type="dxa"/>
            </w:tcMar>
            <w:vAlign w:val="center"/>
          </w:tcPr>
          <w:p w14:paraId="02A533F7" w14:textId="0EB30EBF"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30"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3F6B1975" w14:textId="77777777" w:rsidTr="00AF01D1">
        <w:tc>
          <w:tcPr>
            <w:tcW w:w="2097" w:type="dxa"/>
            <w:shd w:val="clear" w:color="auto" w:fill="FFFFFF" w:themeFill="background1"/>
            <w:tcMar>
              <w:top w:w="50" w:type="dxa"/>
              <w:left w:w="90" w:type="dxa"/>
              <w:bottom w:w="50" w:type="dxa"/>
              <w:right w:w="90" w:type="dxa"/>
            </w:tcMar>
            <w:vAlign w:val="center"/>
          </w:tcPr>
          <w:p w14:paraId="7279C225"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Mechanical machinery; chemicals (84, 28–29)</w:t>
            </w:r>
          </w:p>
        </w:tc>
        <w:tc>
          <w:tcPr>
            <w:tcW w:w="1448" w:type="dxa"/>
            <w:shd w:val="clear" w:color="auto" w:fill="FFFFFF" w:themeFill="background1"/>
            <w:tcMar>
              <w:top w:w="50" w:type="dxa"/>
              <w:left w:w="90" w:type="dxa"/>
              <w:bottom w:w="50" w:type="dxa"/>
              <w:right w:w="90" w:type="dxa"/>
            </w:tcMar>
            <w:vAlign w:val="center"/>
          </w:tcPr>
          <w:p w14:paraId="4419F3D0"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8%</w:t>
            </w:r>
          </w:p>
        </w:tc>
        <w:tc>
          <w:tcPr>
            <w:tcW w:w="4050" w:type="dxa"/>
            <w:shd w:val="clear" w:color="auto" w:fill="FFFFFF" w:themeFill="background1"/>
            <w:tcMar>
              <w:top w:w="50" w:type="dxa"/>
              <w:left w:w="90" w:type="dxa"/>
              <w:bottom w:w="50" w:type="dxa"/>
              <w:right w:w="90" w:type="dxa"/>
            </w:tcMar>
            <w:vAlign w:val="center"/>
          </w:tcPr>
          <w:p w14:paraId="32AB3B78"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BIS/CRS; chemical safety compliance.</w:t>
            </w:r>
          </w:p>
        </w:tc>
        <w:tc>
          <w:tcPr>
            <w:tcW w:w="1398" w:type="dxa"/>
            <w:shd w:val="clear" w:color="auto" w:fill="FFFFFF" w:themeFill="background1"/>
            <w:tcMar>
              <w:top w:w="50" w:type="dxa"/>
              <w:left w:w="90" w:type="dxa"/>
              <w:bottom w:w="50" w:type="dxa"/>
              <w:right w:w="90" w:type="dxa"/>
            </w:tcMar>
            <w:vAlign w:val="center"/>
          </w:tcPr>
          <w:p w14:paraId="6E153A51" w14:textId="1F45387C"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31"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53DE4979" w14:textId="77777777" w:rsidTr="00AF01D1">
        <w:tc>
          <w:tcPr>
            <w:tcW w:w="2097" w:type="dxa"/>
            <w:shd w:val="clear" w:color="auto" w:fill="FFFFFF" w:themeFill="background1"/>
            <w:tcMar>
              <w:top w:w="50" w:type="dxa"/>
              <w:left w:w="90" w:type="dxa"/>
              <w:bottom w:w="50" w:type="dxa"/>
              <w:right w:w="90" w:type="dxa"/>
            </w:tcMar>
            <w:vAlign w:val="center"/>
          </w:tcPr>
          <w:p w14:paraId="0ABC63DD"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Plastics / rubber; instruments (39–40, 90)</w:t>
            </w:r>
          </w:p>
        </w:tc>
        <w:tc>
          <w:tcPr>
            <w:tcW w:w="1448" w:type="dxa"/>
            <w:shd w:val="clear" w:color="auto" w:fill="FFFFFF" w:themeFill="background1"/>
            <w:tcMar>
              <w:top w:w="50" w:type="dxa"/>
              <w:left w:w="90" w:type="dxa"/>
              <w:bottom w:w="50" w:type="dxa"/>
              <w:right w:w="90" w:type="dxa"/>
            </w:tcMar>
            <w:vAlign w:val="center"/>
          </w:tcPr>
          <w:p w14:paraId="784FDE43"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6%</w:t>
            </w:r>
          </w:p>
        </w:tc>
        <w:tc>
          <w:tcPr>
            <w:tcW w:w="4050" w:type="dxa"/>
            <w:shd w:val="clear" w:color="auto" w:fill="FFFFFF" w:themeFill="background1"/>
            <w:tcMar>
              <w:top w:w="50" w:type="dxa"/>
              <w:left w:w="90" w:type="dxa"/>
              <w:bottom w:w="50" w:type="dxa"/>
              <w:right w:w="90" w:type="dxa"/>
            </w:tcMar>
            <w:vAlign w:val="center"/>
          </w:tcPr>
          <w:p w14:paraId="2B0EAD66"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 where notified.</w:t>
            </w:r>
          </w:p>
        </w:tc>
        <w:tc>
          <w:tcPr>
            <w:tcW w:w="1398" w:type="dxa"/>
            <w:shd w:val="clear" w:color="auto" w:fill="FFFFFF" w:themeFill="background1"/>
            <w:tcMar>
              <w:top w:w="50" w:type="dxa"/>
              <w:left w:w="90" w:type="dxa"/>
              <w:bottom w:w="50" w:type="dxa"/>
              <w:right w:w="90" w:type="dxa"/>
            </w:tcMar>
            <w:vAlign w:val="center"/>
          </w:tcPr>
          <w:p w14:paraId="6D1EDBAC" w14:textId="3AB04373"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32"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1DA4CF24" w14:textId="77777777" w:rsidTr="00AF01D1">
        <w:tc>
          <w:tcPr>
            <w:tcW w:w="2097" w:type="dxa"/>
            <w:shd w:val="clear" w:color="auto" w:fill="FFFFFF" w:themeFill="background1"/>
            <w:tcMar>
              <w:top w:w="50" w:type="dxa"/>
              <w:left w:w="90" w:type="dxa"/>
              <w:bottom w:w="50" w:type="dxa"/>
              <w:right w:w="90" w:type="dxa"/>
            </w:tcMar>
            <w:vAlign w:val="center"/>
          </w:tcPr>
          <w:p w14:paraId="11B587B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 xml:space="preserve">Gems &amp; jewellery; furniture; toys</w:t>
            </w:r>
          </w:p>
        </w:tc>
        <w:tc>
          <w:tcPr>
            <w:tcW w:w="1448" w:type="dxa"/>
            <w:shd w:val="clear" w:color="auto" w:fill="FFFFFF" w:themeFill="background1"/>
            <w:tcMar>
              <w:top w:w="50" w:type="dxa"/>
              <w:left w:w="90" w:type="dxa"/>
              <w:bottom w:w="50" w:type="dxa"/>
              <w:right w:w="90" w:type="dxa"/>
            </w:tcMar>
            <w:vAlign w:val="center"/>
          </w:tcPr>
          <w:p w14:paraId="7C2357E1"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4%</w:t>
            </w:r>
          </w:p>
        </w:tc>
        <w:tc>
          <w:tcPr>
            <w:tcW w:w="4050" w:type="dxa"/>
            <w:shd w:val="clear" w:color="auto" w:fill="FFFFFF" w:themeFill="background1"/>
            <w:tcMar>
              <w:top w:w="50" w:type="dxa"/>
              <w:left w:w="90" w:type="dxa"/>
              <w:bottom w:w="50" w:type="dxa"/>
              <w:right w:w="90" w:type="dxa"/>
            </w:tcMar>
            <w:vAlign w:val="center"/>
          </w:tcPr>
          <w:p w14:paraId="72EF56FC"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BIS toy QCO; hallmarking.</w:t>
            </w:r>
          </w:p>
        </w:tc>
        <w:tc>
          <w:tcPr>
            <w:tcW w:w="1398" w:type="dxa"/>
            <w:shd w:val="clear" w:color="auto" w:fill="FFFFFF" w:themeFill="background1"/>
            <w:tcMar>
              <w:top w:w="50" w:type="dxa"/>
              <w:left w:w="90" w:type="dxa"/>
              <w:bottom w:w="50" w:type="dxa"/>
              <w:right w:w="90" w:type="dxa"/>
            </w:tcMar>
            <w:vAlign w:val="center"/>
          </w:tcPr>
          <w:p w14:paraId="62E8F250" w14:textId="3424834E"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33"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4634E" w:rsidRPr="00B4634E" w14:paraId="4C73D715" w14:textId="77777777" w:rsidTr="00AF01D1">
        <w:tc>
          <w:tcPr>
            <w:tcW w:w="2097" w:type="dxa"/>
            <w:shd w:val="clear" w:color="auto" w:fill="FFFFFF" w:themeFill="background1"/>
            <w:tcMar>
              <w:top w:w="50" w:type="dxa"/>
              <w:left w:w="90" w:type="dxa"/>
              <w:bottom w:w="50" w:type="dxa"/>
              <w:right w:w="90" w:type="dxa"/>
            </w:tcMar>
            <w:vAlign w:val="center"/>
          </w:tcPr>
          <w:p w14:paraId="56AB5704"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Cosmetics (33)</w:t>
            </w:r>
          </w:p>
        </w:tc>
        <w:tc>
          <w:tcPr>
            <w:tcW w:w="1448" w:type="dxa"/>
            <w:shd w:val="clear" w:color="auto" w:fill="FFFFFF" w:themeFill="background1"/>
            <w:tcMar>
              <w:top w:w="50" w:type="dxa"/>
              <w:left w:w="90" w:type="dxa"/>
              <w:bottom w:w="50" w:type="dxa"/>
              <w:right w:w="90" w:type="dxa"/>
            </w:tcMar>
            <w:vAlign w:val="center"/>
          </w:tcPr>
          <w:p w14:paraId="0636247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BCD + registration</w:t>
            </w:r>
          </w:p>
        </w:tc>
        <w:tc>
          <w:tcPr>
            <w:tcW w:w="4050" w:type="dxa"/>
            <w:shd w:val="clear" w:color="auto" w:fill="FFFFFF" w:themeFill="background1"/>
            <w:tcMar>
              <w:top w:w="50" w:type="dxa"/>
              <w:left w:w="90" w:type="dxa"/>
              <w:bottom w:w="50" w:type="dxa"/>
              <w:right w:w="90" w:type="dxa"/>
            </w:tcMar>
            <w:vAlign w:val="center"/>
          </w:tcPr>
          <w:p w14:paraId="6621FEA3"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CDSCO cosmetic registration (Rules 2020). Challenge: registration process and delay.</w:t>
            </w:r>
          </w:p>
        </w:tc>
        <w:tc>
          <w:tcPr>
            <w:tcW w:w="1398" w:type="dxa"/>
            <w:shd w:val="clear" w:color="auto" w:fill="FFFFFF" w:themeFill="background1"/>
            <w:tcMar>
              <w:top w:w="50" w:type="dxa"/>
              <w:left w:w="90" w:type="dxa"/>
              <w:bottom w:w="50" w:type="dxa"/>
              <w:right w:w="90" w:type="dxa"/>
            </w:tcMar>
            <w:vAlign w:val="center"/>
          </w:tcPr>
          <w:p w14:paraId="41329466" w14:textId="0CCEDF4D"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149"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w:t>
            </w:r>
          </w:p>
        </w:tc>
      </w:tr>
      <w:tr w:rsidR="00B4634E" w:rsidRPr="00B4634E" w14:paraId="2A95BDC0" w14:textId="77777777" w:rsidTr="00AF01D1">
        <w:tc>
          <w:tcPr>
            <w:tcW w:w="2097" w:type="dxa"/>
            <w:shd w:val="clear" w:color="auto" w:fill="FFFFFF" w:themeFill="background1"/>
            <w:tcMar>
              <w:top w:w="50" w:type="dxa"/>
              <w:left w:w="90" w:type="dxa"/>
              <w:bottom w:w="50" w:type="dxa"/>
              <w:right w:w="90" w:type="dxa"/>
            </w:tcMar>
            <w:vAlign w:val="center"/>
          </w:tcPr>
          <w:p w14:paraId="130F2C27"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Medical devices (9018–22)</w:t>
            </w:r>
          </w:p>
        </w:tc>
        <w:tc>
          <w:tcPr>
            <w:tcW w:w="1448" w:type="dxa"/>
            <w:shd w:val="clear" w:color="auto" w:fill="FFFFFF" w:themeFill="background1"/>
            <w:tcMar>
              <w:top w:w="50" w:type="dxa"/>
              <w:left w:w="90" w:type="dxa"/>
              <w:bottom w:w="50" w:type="dxa"/>
              <w:right w:w="90" w:type="dxa"/>
            </w:tcMar>
            <w:vAlign w:val="center"/>
          </w:tcPr>
          <w:p w14:paraId="481DA0BF"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~2–6%</w:t>
            </w:r>
          </w:p>
        </w:tc>
        <w:tc>
          <w:tcPr>
            <w:tcW w:w="4050" w:type="dxa"/>
            <w:shd w:val="clear" w:color="auto" w:fill="FFFFFF" w:themeFill="background1"/>
            <w:tcMar>
              <w:top w:w="50" w:type="dxa"/>
              <w:left w:w="90" w:type="dxa"/>
              <w:bottom w:w="50" w:type="dxa"/>
              <w:right w:w="90" w:type="dxa"/>
            </w:tcMar>
            <w:vAlign w:val="center"/>
          </w:tcPr>
          <w:p w14:paraId="33AC8B4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CDSCO registration (MDR 2017).</w:t>
            </w:r>
          </w:p>
        </w:tc>
        <w:tc>
          <w:tcPr>
            <w:tcW w:w="1398" w:type="dxa"/>
            <w:shd w:val="clear" w:color="auto" w:fill="FFFFFF" w:themeFill="background1"/>
            <w:tcMar>
              <w:top w:w="50" w:type="dxa"/>
              <w:left w:w="90" w:type="dxa"/>
              <w:bottom w:w="50" w:type="dxa"/>
              <w:right w:w="90" w:type="dxa"/>
            </w:tcMar>
            <w:vAlign w:val="center"/>
          </w:tcPr>
          <w:p w14:paraId="7D686FCB" w14:textId="43CE142E" w:rsidR="00B4634E" w:rsidRPr="00B4634E" w:rsidRDefault="00EF6E80" w:rsidP="00B4634E">
            <w:pPr>
              <w:shd w:val="clear" w:color="auto" w:fill="FFFFFF" w:themeFill="background1"/>
              <w:spacing w:after="0" w:line="240" w:lineRule="auto"/>
              <w:rPr>
                <w:rFonts w:ascii="Times New Roman" w:hAnsi="Times New Roman" w:cs="Times New Roman"/>
              </w:rPr>
            </w:pPr>
            <w:del w:id="5184" w:author="Citation Verification" w:date="2026-07-17T00:00:00Z">
              <w:r>
                <w:rPr>
                  <w:rFonts w:ascii="Times New Roman" w:eastAsia="Georgia" w:hAnsi="Times New Roman" w:cs="Times New Roman"/>
                </w:rPr>
                <w:delText xml:space="preserve">FTA</w:delText>
              </w:r>
            </w:del>
            <w:ins w:id="5185"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86" w:author="Citation Verification" w:date="2026-07-17T00:00:00Z">
              <w:r>
                <w:rPr>
                  <w:rFonts w:ascii="Times New Roman" w:eastAsia="Georgia" w:hAnsi="Times New Roman" w:cs="Times New Roman"/>
                </w:rPr>
                <w:delText xml:space="preserve">agreement</w:delText>
              </w:r>
            </w:del>
            <w:ins w:id="5187"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p.13</w:t>
            </w:r>
          </w:p>
        </w:tc>
      </w:tr>
      <w:tr w:rsidR="00B4634E" w:rsidRPr="00B4634E" w14:paraId="3E9ED8D6" w14:textId="77777777" w:rsidTr="00AF01D1">
        <w:tc>
          <w:tcPr>
            <w:tcW w:w="2097" w:type="dxa"/>
            <w:shd w:val="clear" w:color="auto" w:fill="FFFFFF" w:themeFill="background1"/>
            <w:tcMar>
              <w:top w:w="50" w:type="dxa"/>
              <w:left w:w="90" w:type="dxa"/>
              <w:bottom w:w="50" w:type="dxa"/>
              <w:right w:w="90" w:type="dxa"/>
            </w:tcMar>
            <w:vAlign w:val="center"/>
          </w:tcPr>
          <w:p w14:paraId="4D9D4418"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Pharmaceuticals (30)</w:t>
            </w:r>
          </w:p>
        </w:tc>
        <w:tc>
          <w:tcPr>
            <w:tcW w:w="1448" w:type="dxa"/>
            <w:shd w:val="clear" w:color="auto" w:fill="FFFFFF" w:themeFill="background1"/>
            <w:tcMar>
              <w:top w:w="50" w:type="dxa"/>
              <w:left w:w="90" w:type="dxa"/>
              <w:bottom w:w="50" w:type="dxa"/>
              <w:right w:w="90" w:type="dxa"/>
            </w:tcMar>
            <w:vAlign w:val="center"/>
          </w:tcPr>
          <w:p w14:paraId="254A224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~8–10%</w:t>
            </w:r>
          </w:p>
        </w:tc>
        <w:tc>
          <w:tcPr>
            <w:tcW w:w="4050" w:type="dxa"/>
            <w:shd w:val="clear" w:color="auto" w:fill="FFFFFF" w:themeFill="background1"/>
            <w:tcMar>
              <w:top w:w="50" w:type="dxa"/>
              <w:left w:w="90" w:type="dxa"/>
              <w:bottom w:w="50" w:type="dxa"/>
              <w:right w:w="90" w:type="dxa"/>
            </w:tcMar>
            <w:vAlign w:val="center"/>
          </w:tcPr>
          <w:p w14:paraId="281234FF"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CDSCO import licence; price control (DPCO).</w:t>
            </w:r>
          </w:p>
        </w:tc>
        <w:tc>
          <w:tcPr>
            <w:tcW w:w="1398" w:type="dxa"/>
            <w:shd w:val="clear" w:color="auto" w:fill="FFFFFF" w:themeFill="background1"/>
            <w:tcMar>
              <w:top w:w="50" w:type="dxa"/>
              <w:left w:w="90" w:type="dxa"/>
              <w:bottom w:w="50" w:type="dxa"/>
              <w:right w:w="90" w:type="dxa"/>
            </w:tcMar>
            <w:vAlign w:val="center"/>
          </w:tcPr>
          <w:p w14:paraId="5D87D262" w14:textId="406DAA9E" w:rsidR="00B4634E" w:rsidRPr="00B4634E" w:rsidRDefault="00EF6E80" w:rsidP="00B4634E">
            <w:pPr>
              <w:shd w:val="clear" w:color="auto" w:fill="FFFFFF" w:themeFill="background1"/>
              <w:spacing w:after="0" w:line="240" w:lineRule="auto"/>
              <w:rPr>
                <w:rFonts w:ascii="Times New Roman" w:hAnsi="Times New Roman" w:cs="Times New Roman"/>
              </w:rPr>
            </w:pPr>
            <w:del w:id="5176" w:author="Citation Verification" w:date="2026-07-17T00:00:00Z">
              <w:r>
                <w:rPr>
                  <w:rFonts w:ascii="Times New Roman" w:eastAsia="Georgia" w:hAnsi="Times New Roman" w:cs="Times New Roman"/>
                </w:rPr>
                <w:delText xml:space="preserve">FTA</w:delText>
              </w:r>
            </w:del>
            <w:ins w:id="5177"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78" w:author="Citation Verification" w:date="2026-07-17T00:00:00Z">
              <w:r>
                <w:rPr>
                  <w:rFonts w:ascii="Times New Roman" w:eastAsia="Georgia" w:hAnsi="Times New Roman" w:cs="Times New Roman"/>
                </w:rPr>
                <w:delText xml:space="preserve">agreement</w:delText>
              </w:r>
            </w:del>
            <w:ins w:id="5179"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p.12</w:t>
            </w:r>
          </w:p>
        </w:tc>
      </w:tr>
      <w:tr w:rsidR="00B4634E" w:rsidRPr="00B4634E" w14:paraId="2C83EBC6" w14:textId="77777777" w:rsidTr="00AF01D1">
        <w:tc>
          <w:tcPr>
            <w:tcW w:w="2097" w:type="dxa"/>
            <w:shd w:val="clear" w:color="auto" w:fill="FFFFFF" w:themeFill="background1"/>
            <w:tcMar>
              <w:top w:w="50" w:type="dxa"/>
              <w:left w:w="90" w:type="dxa"/>
              <w:bottom w:w="50" w:type="dxa"/>
              <w:right w:w="90" w:type="dxa"/>
            </w:tcMar>
            <w:vAlign w:val="center"/>
          </w:tcPr>
          <w:p w14:paraId="6EF15E69"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b/>
                <w:bCs/>
              </w:rPr>
              <w:t>Arms &amp; ammunition</w:t>
            </w:r>
          </w:p>
        </w:tc>
        <w:tc>
          <w:tcPr>
            <w:tcW w:w="1448" w:type="dxa"/>
            <w:shd w:val="clear" w:color="auto" w:fill="FFFFFF" w:themeFill="background1"/>
            <w:tcMar>
              <w:top w:w="50" w:type="dxa"/>
              <w:left w:w="90" w:type="dxa"/>
              <w:bottom w:w="50" w:type="dxa"/>
              <w:right w:w="90" w:type="dxa"/>
            </w:tcMar>
            <w:vAlign w:val="center"/>
          </w:tcPr>
          <w:p w14:paraId="3CBFC5BA"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Up to 2%</w:t>
            </w:r>
          </w:p>
        </w:tc>
        <w:tc>
          <w:tcPr>
            <w:tcW w:w="4050" w:type="dxa"/>
            <w:shd w:val="clear" w:color="auto" w:fill="FFFFFF" w:themeFill="background1"/>
            <w:tcMar>
              <w:top w:w="50" w:type="dxa"/>
              <w:left w:w="90" w:type="dxa"/>
              <w:bottom w:w="50" w:type="dxa"/>
              <w:right w:w="90" w:type="dxa"/>
            </w:tcMar>
            <w:vAlign w:val="center"/>
          </w:tcPr>
          <w:p w14:paraId="2411337C" w14:textId="77777777" w:rsidR="00B4634E" w:rsidRPr="00B4634E" w:rsidRDefault="00B4634E"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Import licensing.</w:t>
            </w:r>
          </w:p>
        </w:tc>
        <w:tc>
          <w:tcPr>
            <w:tcW w:w="1398" w:type="dxa"/>
            <w:shd w:val="clear" w:color="auto" w:fill="FFFFFF" w:themeFill="background1"/>
            <w:tcMar>
              <w:top w:w="50" w:type="dxa"/>
              <w:left w:w="90" w:type="dxa"/>
              <w:bottom w:w="50" w:type="dxa"/>
              <w:right w:w="90" w:type="dxa"/>
            </w:tcMar>
            <w:vAlign w:val="center"/>
          </w:tcPr>
          <w:p w14:paraId="42F0D764" w14:textId="777EE6B6" w:rsidR="00B4634E" w:rsidRPr="00B4634E" w:rsidRDefault="00EF6E80" w:rsidP="00B4634E">
            <w:pPr>
              <w:shd w:val="clear" w:color="auto" w:fill="FFFFFF" w:themeFill="background1"/>
              <w:spacing w:after="0" w:line="240" w:lineRule="auto"/>
              <w:rPr>
                <w:rFonts w:ascii="Times New Roman" w:hAnsi="Times New Roman" w:cs="Times New Roman"/>
              </w:rPr>
            </w:pPr>
            <w:r>
              <w:rPr>
                <w:rFonts w:ascii="Times New Roman" w:eastAsia="Georgia" w:hAnsi="Times New Roman" w:cs="Times New Roman"/>
              </w:rPr>
              <w:t xml:space="preserve">PIB (29.7.20</w:t>
            </w:r>
            <w:ins w:id="5234"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bl>
    <w:p w14:paraId="01A14527" w14:textId="77777777" w:rsidR="00A36190" w:rsidRDefault="00A36190" w:rsidP="00B4634E">
      <w:pPr>
        <w:shd w:val="clear" w:color="auto" w:fill="FFFFFF" w:themeFill="background1"/>
        <w:rPr>
          <w:rFonts w:ascii="Times New Roman" w:hAnsi="Times New Roman" w:cs="Times New Roman"/>
        </w:rPr>
      </w:pPr>
    </w:p>
    <w:p w14:paraId="73E63B5D" w14:textId="319D9B59" w:rsidR="008175CF" w:rsidRDefault="008175CF" w:rsidP="008175CF">
      <w:pPr>
        <w:pStyle w:val="ListParagraph"/>
        <w:keepNext/>
        <w:numPr>
          <w:ilvl w:val="0"/>
          <w:numId w:val="6"/>
        </w:numPr>
        <w:shd w:val="clear" w:color="auto" w:fill="FFFFFF" w:themeFill="background1"/>
        <w:spacing w:before="60" w:after="60"/>
        <w:rPr>
          <w:rFonts w:ascii="Times New Roman" w:hAnsi="Times New Roman" w:cs="Times New Roman"/>
          <w:b/>
          <w:bCs/>
          <w:u w:val="single"/>
        </w:rPr>
      </w:pPr>
      <w:r>
        <w:rPr>
          <w:rFonts w:ascii="Times New Roman" w:hAnsi="Times New Roman" w:cs="Times New Roman"/>
          <w:b/>
          <w:bCs/>
          <w:u w:val="single"/>
        </w:rPr>
        <w:lastRenderedPageBreak/>
        <w:t>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76"/>
        <w:gridCol w:w="1822"/>
        <w:gridCol w:w="3646"/>
        <w:gridCol w:w="1382"/>
      </w:tblGrid>
      <w:tr w:rsidR="008175CF" w:rsidRPr="008175CF" w14:paraId="2210549E" w14:textId="77777777" w:rsidTr="008175CF">
        <w:trPr>
          <w:tblHeader/>
        </w:trPr>
        <w:tc>
          <w:tcPr>
            <w:tcW w:w="1950" w:type="dxa"/>
            <w:shd w:val="clear" w:color="auto" w:fill="FFFFFF" w:themeFill="background1"/>
            <w:tcMar>
              <w:top w:w="55" w:type="dxa"/>
              <w:left w:w="90" w:type="dxa"/>
              <w:bottom w:w="55" w:type="dxa"/>
              <w:right w:w="90" w:type="dxa"/>
            </w:tcMar>
            <w:vAlign w:val="center"/>
          </w:tcPr>
          <w:p w14:paraId="5E4355C0"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Service category</w:t>
            </w:r>
          </w:p>
        </w:tc>
        <w:tc>
          <w:tcPr>
            <w:tcW w:w="1850" w:type="dxa"/>
            <w:shd w:val="clear" w:color="auto" w:fill="FFFFFF" w:themeFill="background1"/>
            <w:tcMar>
              <w:top w:w="55" w:type="dxa"/>
              <w:left w:w="90" w:type="dxa"/>
              <w:bottom w:w="55" w:type="dxa"/>
              <w:right w:w="90" w:type="dxa"/>
            </w:tcMar>
            <w:vAlign w:val="center"/>
          </w:tcPr>
          <w:p w14:paraId="583D9D6F"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Market access (pre-FTA)</w:t>
            </w:r>
          </w:p>
        </w:tc>
        <w:tc>
          <w:tcPr>
            <w:tcW w:w="3826" w:type="dxa"/>
            <w:shd w:val="clear" w:color="auto" w:fill="FFFFFF" w:themeFill="background1"/>
            <w:tcMar>
              <w:top w:w="55" w:type="dxa"/>
              <w:left w:w="90" w:type="dxa"/>
              <w:bottom w:w="55" w:type="dxa"/>
              <w:right w:w="90" w:type="dxa"/>
            </w:tcMar>
            <w:vAlign w:val="center"/>
          </w:tcPr>
          <w:p w14:paraId="4ECDA0BC"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Compliance requirements &amp; conditions</w:t>
            </w:r>
          </w:p>
        </w:tc>
        <w:tc>
          <w:tcPr>
            <w:tcW w:w="1400" w:type="dxa"/>
            <w:shd w:val="clear" w:color="auto" w:fill="FFFFFF" w:themeFill="background1"/>
            <w:tcMar>
              <w:top w:w="55" w:type="dxa"/>
              <w:left w:w="90" w:type="dxa"/>
              <w:bottom w:w="55" w:type="dxa"/>
              <w:right w:w="90" w:type="dxa"/>
            </w:tcMar>
            <w:vAlign w:val="center"/>
          </w:tcPr>
          <w:p w14:paraId="419C3E57" w14:textId="77777777" w:rsidR="008175CF" w:rsidRPr="008175CF" w:rsidRDefault="008175CF" w:rsidP="00AE0A2C">
            <w:pPr>
              <w:spacing w:after="0" w:line="250" w:lineRule="auto"/>
              <w:rPr>
                <w:rFonts w:ascii="Times New Roman" w:hAnsi="Times New Roman" w:cs="Times New Roman"/>
              </w:rPr>
            </w:pPr>
            <w:r>
              <w:rPr>
                <w:rFonts w:ascii="Times New Roman" w:eastAsia="Georgia" w:hAnsi="Times New Roman" w:cs="Times New Roman"/>
                <w:b/>
                <w:bCs/>
              </w:rPr>
              <w:t>Source / cross-reference</w:t>
            </w:r>
          </w:p>
        </w:tc>
      </w:tr>
      <w:tr w:rsidR="008175CF" w:rsidRPr="008175CF" w14:paraId="726CA3A0" w14:textId="77777777" w:rsidTr="008175CF">
        <w:tc>
          <w:tcPr>
            <w:tcW w:w="1950" w:type="dxa"/>
            <w:shd w:val="clear" w:color="auto" w:fill="FFFFFF" w:themeFill="background1"/>
            <w:tcMar>
              <w:top w:w="50" w:type="dxa"/>
              <w:left w:w="90" w:type="dxa"/>
              <w:bottom w:w="50" w:type="dxa"/>
              <w:right w:w="90" w:type="dxa"/>
            </w:tcMar>
            <w:vAlign w:val="center"/>
          </w:tcPr>
          <w:p w14:paraId="678AF009"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Financial services / banking / insurance</w:t>
            </w:r>
          </w:p>
        </w:tc>
        <w:tc>
          <w:tcPr>
            <w:tcW w:w="1850" w:type="dxa"/>
            <w:shd w:val="clear" w:color="auto" w:fill="FFFFFF" w:themeFill="background1"/>
            <w:tcMar>
              <w:top w:w="50" w:type="dxa"/>
              <w:left w:w="90" w:type="dxa"/>
              <w:bottom w:w="50" w:type="dxa"/>
              <w:right w:w="90" w:type="dxa"/>
            </w:tcMar>
            <w:vAlign w:val="center"/>
          </w:tcPr>
          <w:p w14:paraId="582783C7"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Sectoral FDI caps; case-by-case</w:t>
            </w:r>
          </w:p>
        </w:tc>
        <w:tc>
          <w:tcPr>
            <w:tcW w:w="3826" w:type="dxa"/>
            <w:shd w:val="clear" w:color="auto" w:fill="FFFFFF" w:themeFill="background1"/>
            <w:tcMar>
              <w:top w:w="50" w:type="dxa"/>
              <w:left w:w="90" w:type="dxa"/>
              <w:bottom w:w="50" w:type="dxa"/>
              <w:right w:w="90" w:type="dxa"/>
            </w:tcMar>
            <w:vAlign w:val="center"/>
          </w:tcPr>
          <w:p w14:paraId="7EF74274"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RBI / SEBI / IRDAI licensing; FEMA on payments</w:t>
            </w:r>
          </w:p>
        </w:tc>
        <w:tc>
          <w:tcPr>
            <w:tcW w:w="1400" w:type="dxa"/>
            <w:shd w:val="clear" w:color="auto" w:fill="FFFFFF" w:themeFill="background1"/>
            <w:tcMar>
              <w:top w:w="50" w:type="dxa"/>
              <w:left w:w="90" w:type="dxa"/>
              <w:bottom w:w="50" w:type="dxa"/>
              <w:right w:w="90" w:type="dxa"/>
            </w:tcMar>
            <w:vAlign w:val="center"/>
          </w:tcPr>
          <w:p w14:paraId="6EBD622F" w14:textId="7F02FE1E"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5"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8175CF" w:rsidRPr="008175CF" w14:paraId="43B6835E" w14:textId="77777777" w:rsidTr="008175CF">
        <w:tc>
          <w:tcPr>
            <w:tcW w:w="1950" w:type="dxa"/>
            <w:shd w:val="clear" w:color="auto" w:fill="FFFFFF" w:themeFill="background1"/>
            <w:tcMar>
              <w:top w:w="50" w:type="dxa"/>
              <w:left w:w="90" w:type="dxa"/>
              <w:bottom w:w="50" w:type="dxa"/>
              <w:right w:w="90" w:type="dxa"/>
            </w:tcMar>
            <w:vAlign w:val="center"/>
          </w:tcPr>
          <w:p w14:paraId="4CCE2962"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Professional / consulting</w:t>
            </w:r>
          </w:p>
        </w:tc>
        <w:tc>
          <w:tcPr>
            <w:tcW w:w="1850" w:type="dxa"/>
            <w:shd w:val="clear" w:color="auto" w:fill="FFFFFF" w:themeFill="background1"/>
            <w:tcMar>
              <w:top w:w="50" w:type="dxa"/>
              <w:left w:w="90" w:type="dxa"/>
              <w:bottom w:w="50" w:type="dxa"/>
              <w:right w:w="90" w:type="dxa"/>
            </w:tcMar>
            <w:vAlign w:val="center"/>
          </w:tcPr>
          <w:p w14:paraId="1C1682F9"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 xml:space="preserve">Entry limits; qualifications not recognised</w:t>
            </w:r>
          </w:p>
        </w:tc>
        <w:tc>
          <w:tcPr>
            <w:tcW w:w="3826" w:type="dxa"/>
            <w:shd w:val="clear" w:color="auto" w:fill="FFFFFF" w:themeFill="background1"/>
            <w:tcMar>
              <w:top w:w="50" w:type="dxa"/>
              <w:left w:w="90" w:type="dxa"/>
              <w:bottom w:w="50" w:type="dxa"/>
              <w:right w:w="90" w:type="dxa"/>
            </w:tcMar>
            <w:vAlign w:val="center"/>
          </w:tcPr>
          <w:p w14:paraId="26AB534A"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Professional-body regulation; immigration</w:t>
            </w:r>
          </w:p>
        </w:tc>
        <w:tc>
          <w:tcPr>
            <w:tcW w:w="1400" w:type="dxa"/>
            <w:shd w:val="clear" w:color="auto" w:fill="FFFFFF" w:themeFill="background1"/>
            <w:tcMar>
              <w:top w:w="50" w:type="dxa"/>
              <w:left w:w="90" w:type="dxa"/>
              <w:bottom w:w="50" w:type="dxa"/>
              <w:right w:w="90" w:type="dxa"/>
            </w:tcMar>
            <w:vAlign w:val="center"/>
          </w:tcPr>
          <w:p w14:paraId="15A706A4" w14:textId="093FD85F"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8175CF" w:rsidRPr="008175CF" w14:paraId="2D0C8619" w14:textId="77777777" w:rsidTr="008175CF">
        <w:tc>
          <w:tcPr>
            <w:tcW w:w="1950" w:type="dxa"/>
            <w:shd w:val="clear" w:color="auto" w:fill="FFFFFF" w:themeFill="background1"/>
            <w:tcMar>
              <w:top w:w="50" w:type="dxa"/>
              <w:left w:w="90" w:type="dxa"/>
              <w:bottom w:w="50" w:type="dxa"/>
              <w:right w:w="90" w:type="dxa"/>
            </w:tcMar>
            <w:vAlign w:val="center"/>
          </w:tcPr>
          <w:p w14:paraId="4BDA730E"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Telecommunications</w:t>
            </w:r>
          </w:p>
        </w:tc>
        <w:tc>
          <w:tcPr>
            <w:tcW w:w="1850" w:type="dxa"/>
            <w:shd w:val="clear" w:color="auto" w:fill="FFFFFF" w:themeFill="background1"/>
            <w:tcMar>
              <w:top w:w="50" w:type="dxa"/>
              <w:left w:w="90" w:type="dxa"/>
              <w:bottom w:w="50" w:type="dxa"/>
              <w:right w:w="90" w:type="dxa"/>
            </w:tcMar>
            <w:vAlign w:val="center"/>
          </w:tcPr>
          <w:p w14:paraId="167CCBFC"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No treaty commitments</w:t>
            </w:r>
          </w:p>
        </w:tc>
        <w:tc>
          <w:tcPr>
            <w:tcW w:w="3826" w:type="dxa"/>
            <w:shd w:val="clear" w:color="auto" w:fill="FFFFFF" w:themeFill="background1"/>
            <w:tcMar>
              <w:top w:w="50" w:type="dxa"/>
              <w:left w:w="90" w:type="dxa"/>
              <w:bottom w:w="50" w:type="dxa"/>
              <w:right w:w="90" w:type="dxa"/>
            </w:tcMar>
            <w:vAlign w:val="center"/>
          </w:tcPr>
          <w:p w14:paraId="4CAA4B9A"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Licensing; WPC/TEC for equipment</w:t>
            </w:r>
          </w:p>
        </w:tc>
        <w:tc>
          <w:tcPr>
            <w:tcW w:w="1400" w:type="dxa"/>
            <w:shd w:val="clear" w:color="auto" w:fill="FFFFFF" w:themeFill="background1"/>
            <w:tcMar>
              <w:top w:w="50" w:type="dxa"/>
              <w:left w:w="90" w:type="dxa"/>
              <w:bottom w:w="50" w:type="dxa"/>
              <w:right w:w="90" w:type="dxa"/>
            </w:tcMar>
            <w:vAlign w:val="center"/>
          </w:tcPr>
          <w:p w14:paraId="3C23309B" w14:textId="0238464C"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7"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8175CF" w:rsidRPr="008175CF" w14:paraId="153ABF7F" w14:textId="77777777" w:rsidTr="008175CF">
        <w:tc>
          <w:tcPr>
            <w:tcW w:w="1950" w:type="dxa"/>
            <w:shd w:val="clear" w:color="auto" w:fill="FFFFFF" w:themeFill="background1"/>
            <w:tcMar>
              <w:top w:w="50" w:type="dxa"/>
              <w:left w:w="90" w:type="dxa"/>
              <w:bottom w:w="50" w:type="dxa"/>
              <w:right w:w="90" w:type="dxa"/>
            </w:tcMar>
            <w:vAlign w:val="center"/>
          </w:tcPr>
          <w:p w14:paraId="5481341D"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Digital / e-commerce</w:t>
            </w:r>
          </w:p>
        </w:tc>
        <w:tc>
          <w:tcPr>
            <w:tcW w:w="1850" w:type="dxa"/>
            <w:shd w:val="clear" w:color="auto" w:fill="FFFFFF" w:themeFill="background1"/>
            <w:tcMar>
              <w:top w:w="50" w:type="dxa"/>
              <w:left w:w="90" w:type="dxa"/>
              <w:bottom w:w="50" w:type="dxa"/>
              <w:right w:w="90" w:type="dxa"/>
            </w:tcMar>
            <w:vAlign w:val="center"/>
          </w:tcPr>
          <w:p w14:paraId="7BB91DDD"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No bilateral framework</w:t>
            </w:r>
          </w:p>
        </w:tc>
        <w:tc>
          <w:tcPr>
            <w:tcW w:w="3826" w:type="dxa"/>
            <w:shd w:val="clear" w:color="auto" w:fill="FFFFFF" w:themeFill="background1"/>
            <w:tcMar>
              <w:top w:w="50" w:type="dxa"/>
              <w:left w:w="90" w:type="dxa"/>
              <w:bottom w:w="50" w:type="dxa"/>
              <w:right w:w="90" w:type="dxa"/>
            </w:tcMar>
            <w:vAlign w:val="center"/>
          </w:tcPr>
          <w:p w14:paraId="07BBA59E"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Domestic data/consumer law</w:t>
            </w:r>
          </w:p>
        </w:tc>
        <w:tc>
          <w:tcPr>
            <w:tcW w:w="1400" w:type="dxa"/>
            <w:shd w:val="clear" w:color="auto" w:fill="FFFFFF" w:themeFill="background1"/>
            <w:tcMar>
              <w:top w:w="50" w:type="dxa"/>
              <w:left w:w="90" w:type="dxa"/>
              <w:bottom w:w="50" w:type="dxa"/>
              <w:right w:w="90" w:type="dxa"/>
            </w:tcMar>
            <w:vAlign w:val="center"/>
          </w:tcPr>
          <w:p w14:paraId="44CD5B77" w14:textId="0B0B7C87"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5"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p.21</w:t>
            </w:r>
          </w:p>
        </w:tc>
      </w:tr>
      <w:tr w:rsidR="008175CF" w:rsidRPr="008175CF" w14:paraId="4A261AE4" w14:textId="77777777" w:rsidTr="008175CF">
        <w:tc>
          <w:tcPr>
            <w:tcW w:w="1950" w:type="dxa"/>
            <w:shd w:val="clear" w:color="auto" w:fill="FFFFFF" w:themeFill="background1"/>
            <w:tcMar>
              <w:top w:w="50" w:type="dxa"/>
              <w:left w:w="90" w:type="dxa"/>
              <w:bottom w:w="50" w:type="dxa"/>
              <w:right w:w="90" w:type="dxa"/>
            </w:tcMar>
            <w:vAlign w:val="center"/>
          </w:tcPr>
          <w:p w14:paraId="09D127C2"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Education</w:t>
            </w:r>
          </w:p>
        </w:tc>
        <w:tc>
          <w:tcPr>
            <w:tcW w:w="1850" w:type="dxa"/>
            <w:shd w:val="clear" w:color="auto" w:fill="FFFFFF" w:themeFill="background1"/>
            <w:tcMar>
              <w:top w:w="50" w:type="dxa"/>
              <w:left w:w="90" w:type="dxa"/>
              <w:bottom w:w="50" w:type="dxa"/>
              <w:right w:w="90" w:type="dxa"/>
            </w:tcMar>
            <w:vAlign w:val="center"/>
          </w:tcPr>
          <w:p w14:paraId="37EEEEEE"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No campus-establishment route</w:t>
            </w:r>
          </w:p>
        </w:tc>
        <w:tc>
          <w:tcPr>
            <w:tcW w:w="3826" w:type="dxa"/>
            <w:shd w:val="clear" w:color="auto" w:fill="FFFFFF" w:themeFill="background1"/>
            <w:tcMar>
              <w:top w:w="50" w:type="dxa"/>
              <w:left w:w="90" w:type="dxa"/>
              <w:bottom w:w="50" w:type="dxa"/>
              <w:right w:w="90" w:type="dxa"/>
            </w:tcMar>
            <w:vAlign w:val="center"/>
          </w:tcPr>
          <w:p w14:paraId="6450F5CD"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Regulatory approvals; UGC/AICTE</w:t>
            </w:r>
          </w:p>
        </w:tc>
        <w:tc>
          <w:tcPr>
            <w:tcW w:w="1400" w:type="dxa"/>
            <w:shd w:val="clear" w:color="auto" w:fill="FFFFFF" w:themeFill="background1"/>
            <w:tcMar>
              <w:top w:w="50" w:type="dxa"/>
              <w:left w:w="90" w:type="dxa"/>
              <w:bottom w:w="50" w:type="dxa"/>
              <w:right w:w="90" w:type="dxa"/>
            </w:tcMar>
            <w:vAlign w:val="center"/>
          </w:tcPr>
          <w:p w14:paraId="10F2B568" w14:textId="59248EDE" w:rsidR="008175CF" w:rsidRPr="008175CF" w:rsidRDefault="00EF6E80" w:rsidP="00AE0A2C">
            <w:pPr>
              <w:spacing w:after="0" w:line="240" w:lineRule="auto"/>
              <w:rPr>
                <w:rFonts w:ascii="Times New Roman" w:hAnsi="Times New Roman" w:cs="Times New Roman"/>
              </w:rPr>
            </w:pPr>
            <w:del w:id="5133" w:author="Citation Verification" w:date="2026-07-17T00:00:00Z">
              <w:r>
                <w:rPr>
                  <w:rFonts w:ascii="Times New Roman" w:eastAsia="Georgia" w:hAnsi="Times New Roman" w:cs="Times New Roman"/>
                </w:rPr>
                <w:delText xml:space="preserve">FTA</w:delText>
              </w:r>
            </w:del>
            <w:ins w:id="5134"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35" w:author="Citation Verification" w:date="2026-07-17T00:00:00Z">
              <w:r>
                <w:rPr>
                  <w:rFonts w:ascii="Times New Roman" w:eastAsia="Georgia" w:hAnsi="Times New Roman" w:cs="Times New Roman"/>
                </w:rPr>
                <w:delText xml:space="preserve">agreement</w:delText>
              </w:r>
            </w:del>
            <w:ins w:id="5136"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pp.19–20</w:t>
            </w:r>
          </w:p>
        </w:tc>
      </w:tr>
      <w:tr w:rsidR="008175CF" w:rsidRPr="008175CF" w14:paraId="75A5F155" w14:textId="77777777" w:rsidTr="008175CF">
        <w:tc>
          <w:tcPr>
            <w:tcW w:w="1950" w:type="dxa"/>
            <w:shd w:val="clear" w:color="auto" w:fill="FFFFFF" w:themeFill="background1"/>
            <w:tcMar>
              <w:top w:w="50" w:type="dxa"/>
              <w:left w:w="90" w:type="dxa"/>
              <w:bottom w:w="50" w:type="dxa"/>
              <w:right w:w="90" w:type="dxa"/>
            </w:tcMar>
            <w:vAlign w:val="center"/>
          </w:tcPr>
          <w:p w14:paraId="32E27AF0"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Legal / accountancy</w:t>
            </w:r>
          </w:p>
        </w:tc>
        <w:tc>
          <w:tcPr>
            <w:tcW w:w="1850" w:type="dxa"/>
            <w:shd w:val="clear" w:color="auto" w:fill="FFFFFF" w:themeFill="background1"/>
            <w:tcMar>
              <w:top w:w="50" w:type="dxa"/>
              <w:left w:w="90" w:type="dxa"/>
              <w:bottom w:w="50" w:type="dxa"/>
              <w:right w:w="90" w:type="dxa"/>
            </w:tcMar>
            <w:vAlign w:val="center"/>
          </w:tcPr>
          <w:p w14:paraId="3593286C"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Restricted cross-border practice</w:t>
            </w:r>
          </w:p>
        </w:tc>
        <w:tc>
          <w:tcPr>
            <w:tcW w:w="3826" w:type="dxa"/>
            <w:shd w:val="clear" w:color="auto" w:fill="FFFFFF" w:themeFill="background1"/>
            <w:tcMar>
              <w:top w:w="50" w:type="dxa"/>
              <w:left w:w="90" w:type="dxa"/>
              <w:bottom w:w="50" w:type="dxa"/>
              <w:right w:w="90" w:type="dxa"/>
            </w:tcMar>
            <w:vAlign w:val="center"/>
          </w:tcPr>
          <w:p w14:paraId="69828BE7" w14:textId="77777777" w:rsidR="008175CF" w:rsidRPr="008175CF" w:rsidRDefault="008175CF" w:rsidP="00AE0A2C">
            <w:pPr>
              <w:spacing w:after="0" w:line="240" w:lineRule="auto"/>
              <w:rPr>
                <w:rFonts w:ascii="Times New Roman" w:hAnsi="Times New Roman" w:cs="Times New Roman"/>
              </w:rPr>
            </w:pPr>
            <w:r>
              <w:rPr>
                <w:rFonts w:ascii="Times New Roman" w:eastAsia="Georgia" w:hAnsi="Times New Roman" w:cs="Times New Roman"/>
              </w:rPr>
              <w:t>Bar Council / ICAI regulation</w:t>
            </w:r>
          </w:p>
        </w:tc>
        <w:tc>
          <w:tcPr>
            <w:tcW w:w="1400" w:type="dxa"/>
            <w:shd w:val="clear" w:color="auto" w:fill="FFFFFF" w:themeFill="background1"/>
            <w:tcMar>
              <w:top w:w="50" w:type="dxa"/>
              <w:left w:w="90" w:type="dxa"/>
              <w:bottom w:w="50" w:type="dxa"/>
              <w:right w:w="90" w:type="dxa"/>
            </w:tcMar>
            <w:vAlign w:val="center"/>
          </w:tcPr>
          <w:p w14:paraId="503E007F" w14:textId="7BF93288" w:rsidR="008175CF" w:rsidRPr="008175CF"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8"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bl>
    <w:p w14:paraId="4A8B9C2D" w14:textId="77777777" w:rsidR="008175CF" w:rsidRPr="008175CF" w:rsidRDefault="008175CF" w:rsidP="008175CF">
      <w:pPr>
        <w:keepNext/>
        <w:shd w:val="clear" w:color="auto" w:fill="FFFFFF" w:themeFill="background1"/>
        <w:spacing w:before="60" w:after="60"/>
        <w:rPr>
          <w:rFonts w:ascii="Times New Roman" w:hAnsi="Times New Roman" w:cs="Times New Roman"/>
          <w:b/>
          <w:bCs/>
          <w:u w:val="single"/>
        </w:rPr>
      </w:pPr>
    </w:p>
    <w:p w14:paraId="370221E0" w14:textId="77777777" w:rsidR="008175CF" w:rsidRDefault="008175CF" w:rsidP="008175CF">
      <w:pPr>
        <w:keepNext/>
        <w:shd w:val="clear" w:color="auto" w:fill="FFFFFF" w:themeFill="background1"/>
        <w:spacing w:before="60" w:after="60"/>
        <w:rPr>
          <w:rFonts w:ascii="Times New Roman" w:hAnsi="Times New Roman" w:cs="Times New Roman"/>
          <w:b/>
          <w:bCs/>
          <w:u w:val="single"/>
        </w:rPr>
      </w:pPr>
    </w:p>
    <w:p w14:paraId="4221A90A" w14:textId="77777777" w:rsidR="008175CF" w:rsidRDefault="008175CF" w:rsidP="008175CF">
      <w:pPr>
        <w:keepNext/>
        <w:shd w:val="clear" w:color="auto" w:fill="FFFFFF" w:themeFill="background1"/>
        <w:spacing w:before="60" w:after="60"/>
        <w:rPr>
          <w:rFonts w:ascii="Times New Roman" w:hAnsi="Times New Roman" w:cs="Times New Roman"/>
          <w:b/>
          <w:bCs/>
          <w:u w:val="single"/>
        </w:rPr>
      </w:pPr>
    </w:p>
    <w:p w14:paraId="31DC520D"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1EA4403C"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417CA22A"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142EFCCF"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0733D0E6"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14272FB4"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2C3D88D7"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4C1BD29B"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4A0240C1"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337D5DD8"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48D1834F"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0F3AF62A" w14:textId="77777777" w:rsidR="00472BE3" w:rsidRDefault="00472BE3" w:rsidP="008175CF">
      <w:pPr>
        <w:keepNext/>
        <w:shd w:val="clear" w:color="auto" w:fill="FFFFFF" w:themeFill="background1"/>
        <w:spacing w:before="60" w:after="60"/>
        <w:rPr>
          <w:rFonts w:ascii="Times New Roman" w:hAnsi="Times New Roman" w:cs="Times New Roman"/>
          <w:b/>
          <w:bCs/>
          <w:u w:val="single"/>
        </w:rPr>
      </w:pPr>
    </w:p>
    <w:p w14:paraId="604129D8" w14:textId="3A35A4DA" w:rsidR="00AF01D1" w:rsidRPr="008175CF" w:rsidRDefault="00904262" w:rsidP="008175CF">
      <w:pPr>
        <w:keepNext/>
        <w:shd w:val="clear" w:color="auto" w:fill="FFFFFF" w:themeFill="background1"/>
        <w:spacing w:before="60" w:after="60"/>
        <w:rPr>
          <w:rFonts w:ascii="Times New Roman" w:hAnsi="Times New Roman" w:cs="Times New Roman"/>
          <w:b/>
          <w:bCs/>
          <w:u w:val="single"/>
        </w:rPr>
      </w:pPr>
      <w:r>
        <w:rPr>
          <w:rFonts w:ascii="Times New Roman" w:hAnsi="Times New Roman" w:cs="Times New Roman"/>
          <w:b/>
          <w:bCs/>
          <w:u w:val="single"/>
        </w:rPr>
        <w:t xml:space="preserve">CHAPTER-2: WHAT DO THE NEW FTA CHANGES?</w:t>
      </w:r>
    </w:p>
    <w:p w14:paraId="3E74CABD" w14:textId="36C1BB18" w:rsidR="005C1EA1" w:rsidRDefault="00090095" w:rsidP="00B4634E">
      <w:pPr>
        <w:shd w:val="clear" w:color="auto" w:fill="FFFFFF" w:themeFill="background1"/>
        <w:rPr>
          <w:rFonts w:ascii="Times New Roman" w:hAnsi="Times New Roman" w:cs="Times New Roman"/>
        </w:rPr>
      </w:pPr>
      <w:r>
        <w:rPr>
          <w:rFonts w:ascii="Times New Roman" w:hAnsi="Times New Roman" w:cs="Times New Roman"/>
        </w:rPr>
        <w:t xml:space="preserve">For exports to the UK, duty on qualifying Indian goods falls to zero from day one. For imports from the UK, Indian duty falls immediately on part of the schedule and over 5/7/10 years on the rest, with exclusions preserved. The preferential rate is claimed by declaring origin on the customs entry. </w:t>
      </w:r>
    </w:p>
    <w:p w14:paraId="12F82BD2" w14:textId="77777777" w:rsidR="00090095" w:rsidRDefault="00090095" w:rsidP="00090095">
      <w:pPr>
        <w:keepNext/>
        <w:spacing w:before="60" w:after="60"/>
        <w:rPr>
          <w:rFonts w:ascii="Times New Roman" w:eastAsia="Georgia" w:hAnsi="Times New Roman" w:cs="Times New Roman"/>
          <w:b/>
          <w:bCs/>
          <w:u w:val="single"/>
        </w:rPr>
      </w:pPr>
      <w:r>
        <w:rPr>
          <w:rFonts w:ascii="Times New Roman" w:eastAsia="Georgia" w:hAnsi="Times New Roman" w:cs="Times New Roman"/>
          <w:b/>
          <w:bCs/>
          <w:u w:val="single"/>
        </w:rPr>
        <w:t>Flowchart A  ·  How to claim a CETA tariff preference (goods)</w:t>
      </w:r>
    </w:p>
    <w:p w14:paraId="52B8593E" w14:textId="77777777" w:rsidR="00090095" w:rsidRPr="00090095" w:rsidRDefault="00090095" w:rsidP="00090095">
      <w:pPr>
        <w:keepNext/>
        <w:spacing w:before="60" w:after="60"/>
        <w:rPr>
          <w:rFonts w:ascii="Times New Roman" w:hAnsi="Times New Roman" w:cs="Times New Roman"/>
          <w:u w:val="single"/>
        </w:rPr>
      </w:pP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200AA5AB" w14:textId="77777777" w:rsidTr="00AE0A2C">
        <w:tc>
          <w:tcPr>
            <w:tcW w:w="9026" w:type="dxa"/>
            <w:shd w:val="clear" w:color="auto" w:fill="EAF1FA"/>
            <w:tcMar>
              <w:top w:w="130" w:type="dxa"/>
              <w:left w:w="220" w:type="dxa"/>
              <w:bottom w:w="130" w:type="dxa"/>
              <w:right w:w="200" w:type="dxa"/>
            </w:tcMar>
          </w:tcPr>
          <w:p w14:paraId="55B5C1EC"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1   ·   Classify</w:t>
            </w:r>
          </w:p>
          <w:p w14:paraId="38DD6223"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Determine the correct HS code for the product — the duty and the origin rule both depend on it.</w:t>
            </w:r>
          </w:p>
        </w:tc>
      </w:tr>
    </w:tbl>
    <w:p w14:paraId="53825980"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0B96832A" w14:textId="77777777" w:rsidTr="00AE0A2C">
        <w:tc>
          <w:tcPr>
            <w:tcW w:w="9026" w:type="dxa"/>
            <w:shd w:val="clear" w:color="auto" w:fill="EAF1FA"/>
            <w:tcMar>
              <w:top w:w="130" w:type="dxa"/>
              <w:left w:w="220" w:type="dxa"/>
              <w:bottom w:w="130" w:type="dxa"/>
              <w:right w:w="200" w:type="dxa"/>
            </w:tcMar>
          </w:tcPr>
          <w:p w14:paraId="4AB06F2C"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2   ·   Check the rule</w:t>
            </w:r>
          </w:p>
          <w:p w14:paraId="6DA5C57F"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Find the product-specific rule in Annex 3A and confirm the good qualifies as originating (wholly obtained, or sufficient processing / value addition).</w:t>
            </w:r>
          </w:p>
        </w:tc>
      </w:tr>
    </w:tbl>
    <w:p w14:paraId="283296A2"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05ACCAB6" w14:textId="77777777" w:rsidTr="00AE0A2C">
        <w:tc>
          <w:tcPr>
            <w:tcW w:w="9026" w:type="dxa"/>
            <w:shd w:val="clear" w:color="auto" w:fill="EAF1FA"/>
            <w:tcMar>
              <w:top w:w="130" w:type="dxa"/>
              <w:left w:w="220" w:type="dxa"/>
              <w:bottom w:w="130" w:type="dxa"/>
              <w:right w:w="200" w:type="dxa"/>
            </w:tcMar>
          </w:tcPr>
          <w:p w14:paraId="37C99D6B"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3   ·   Gather evidence</w:t>
            </w:r>
          </w:p>
          <w:p w14:paraId="4CA8E02C"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Collect supplier declarations, bill of materials and production records that prove origin.</w:t>
            </w:r>
          </w:p>
        </w:tc>
      </w:tr>
    </w:tbl>
    <w:p w14:paraId="50E9499C"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410794E8" w14:textId="77777777" w:rsidTr="00AE0A2C">
        <w:tc>
          <w:tcPr>
            <w:tcW w:w="9026" w:type="dxa"/>
            <w:shd w:val="clear" w:color="auto" w:fill="EAF1FA"/>
            <w:tcMar>
              <w:top w:w="130" w:type="dxa"/>
              <w:left w:w="220" w:type="dxa"/>
              <w:bottom w:w="130" w:type="dxa"/>
              <w:right w:w="200" w:type="dxa"/>
            </w:tcMar>
          </w:tcPr>
          <w:p w14:paraId="20B9C6EE"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lastRenderedPageBreak/>
              <w:t>STEP 4   ·   Self-certify</w:t>
            </w:r>
          </w:p>
          <w:p w14:paraId="12116976"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Issue a CETA origin declaration / certificate of origin. Form A and REX are no longer valid.</w:t>
            </w:r>
          </w:p>
        </w:tc>
      </w:tr>
    </w:tbl>
    <w:p w14:paraId="5AE8553B"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45A67B54" w14:textId="77777777" w:rsidTr="00AE0A2C">
        <w:tc>
          <w:tcPr>
            <w:tcW w:w="9026" w:type="dxa"/>
            <w:shd w:val="clear" w:color="auto" w:fill="EAF1FA"/>
            <w:tcMar>
              <w:top w:w="130" w:type="dxa"/>
              <w:left w:w="220" w:type="dxa"/>
              <w:bottom w:w="130" w:type="dxa"/>
              <w:right w:w="200" w:type="dxa"/>
            </w:tcMar>
          </w:tcPr>
          <w:p w14:paraId="1E1AA72E"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5   ·   Claim at the border</w:t>
            </w:r>
          </w:p>
          <w:p w14:paraId="7F8C5504"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Enter the CETA preference code on the customs declaration (UK: CDS; India: Bill of Entry on ICEGATE).</w:t>
            </w:r>
          </w:p>
        </w:tc>
      </w:tr>
    </w:tbl>
    <w:p w14:paraId="1ED62F8B"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1D3F9C2D" w14:textId="77777777" w:rsidTr="00AE0A2C">
        <w:tc>
          <w:tcPr>
            <w:tcW w:w="9026" w:type="dxa"/>
            <w:shd w:val="clear" w:color="auto" w:fill="EAF1FA"/>
            <w:tcMar>
              <w:top w:w="130" w:type="dxa"/>
              <w:left w:w="220" w:type="dxa"/>
              <w:bottom w:w="130" w:type="dxa"/>
              <w:right w:w="200" w:type="dxa"/>
            </w:tcMar>
          </w:tcPr>
          <w:p w14:paraId="19EA9BCC"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6   ·   Retain records</w:t>
            </w:r>
          </w:p>
          <w:p w14:paraId="5867B2B5"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Keep the origin file for the verification period in case of a post-clearance check by either customs authority.</w:t>
            </w:r>
          </w:p>
        </w:tc>
      </w:tr>
    </w:tbl>
    <w:p w14:paraId="50B86F50" w14:textId="77777777" w:rsidR="00090095" w:rsidRDefault="00090095" w:rsidP="00090095">
      <w:pPr>
        <w:keepNext/>
        <w:spacing w:before="60" w:after="60"/>
        <w:rPr>
          <w:rFonts w:ascii="Times New Roman" w:eastAsia="Georgia" w:hAnsi="Times New Roman" w:cs="Times New Roman"/>
          <w:b/>
          <w:bCs/>
          <w:u w:val="single"/>
        </w:rPr>
      </w:pPr>
    </w:p>
    <w:p w14:paraId="2C573CB2" w14:textId="1FD1DA82" w:rsidR="00090095" w:rsidRDefault="00090095" w:rsidP="00090095">
      <w:pPr>
        <w:keepNext/>
        <w:spacing w:before="60" w:after="60"/>
        <w:rPr>
          <w:rFonts w:ascii="Times New Roman" w:eastAsia="Georgia" w:hAnsi="Times New Roman" w:cs="Times New Roman"/>
          <w:b/>
          <w:bCs/>
          <w:u w:val="single"/>
        </w:rPr>
      </w:pPr>
      <w:r>
        <w:rPr>
          <w:rFonts w:ascii="Times New Roman" w:eastAsia="Georgia" w:hAnsi="Times New Roman" w:cs="Times New Roman"/>
          <w:b/>
          <w:bCs/>
          <w:u w:val="single"/>
        </w:rPr>
        <w:t>How to claim the DCC social-security exemption</w:t>
      </w:r>
    </w:p>
    <w:p w14:paraId="1754807C" w14:textId="77777777" w:rsidR="00090095" w:rsidRPr="00090095" w:rsidRDefault="00090095" w:rsidP="00090095">
      <w:pPr>
        <w:keepNext/>
        <w:spacing w:before="60" w:after="60"/>
        <w:rPr>
          <w:rFonts w:ascii="Times New Roman" w:hAnsi="Times New Roman" w:cs="Times New Roman"/>
          <w:u w:val="single"/>
        </w:rPr>
      </w:pP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0AE7BC44" w14:textId="77777777" w:rsidTr="00AE0A2C">
        <w:tc>
          <w:tcPr>
            <w:tcW w:w="9026" w:type="dxa"/>
            <w:shd w:val="clear" w:color="auto" w:fill="EAF1FA"/>
            <w:tcMar>
              <w:top w:w="130" w:type="dxa"/>
              <w:left w:w="220" w:type="dxa"/>
              <w:bottom w:w="130" w:type="dxa"/>
              <w:right w:w="200" w:type="dxa"/>
            </w:tcMar>
          </w:tcPr>
          <w:p w14:paraId="29C0440B"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1   ·   Confirm eligibility</w:t>
            </w:r>
          </w:p>
          <w:p w14:paraId="4FFF297F"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Employee on a temporary UK assignment (up to five years) for an Indian employer.</w:t>
            </w:r>
          </w:p>
        </w:tc>
      </w:tr>
    </w:tbl>
    <w:p w14:paraId="772E28FC"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6109C8C6" w14:textId="77777777" w:rsidTr="00AE0A2C">
        <w:tc>
          <w:tcPr>
            <w:tcW w:w="9026" w:type="dxa"/>
            <w:shd w:val="clear" w:color="auto" w:fill="EAF1FA"/>
            <w:tcMar>
              <w:top w:w="130" w:type="dxa"/>
              <w:left w:w="220" w:type="dxa"/>
              <w:bottom w:w="130" w:type="dxa"/>
              <w:right w:w="200" w:type="dxa"/>
            </w:tcMar>
          </w:tcPr>
          <w:p w14:paraId="40E732CC"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2   ·   Apply for a Certificate of Coverage</w:t>
            </w:r>
          </w:p>
          <w:p w14:paraId="0094A1A4"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The employer applies to the home-country authority (in India, the EPFO).</w:t>
            </w:r>
          </w:p>
        </w:tc>
      </w:tr>
    </w:tbl>
    <w:p w14:paraId="4F68369C"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299949A6" w14:textId="77777777" w:rsidTr="00AE0A2C">
        <w:tc>
          <w:tcPr>
            <w:tcW w:w="9026" w:type="dxa"/>
            <w:shd w:val="clear" w:color="auto" w:fill="EAF1FA"/>
            <w:tcMar>
              <w:top w:w="130" w:type="dxa"/>
              <w:left w:w="220" w:type="dxa"/>
              <w:bottom w:w="130" w:type="dxa"/>
              <w:right w:w="200" w:type="dxa"/>
            </w:tcMar>
          </w:tcPr>
          <w:p w14:paraId="6C03EC71"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3   ·   Contribute at home only</w:t>
            </w:r>
          </w:p>
          <w:p w14:paraId="6D9288DC"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Pay social security solely in the home country during the assignment — no UK National Insurance.</w:t>
            </w:r>
          </w:p>
        </w:tc>
      </w:tr>
    </w:tbl>
    <w:p w14:paraId="78AB242B" w14:textId="77777777" w:rsidR="00090095" w:rsidRPr="00090095" w:rsidRDefault="00090095" w:rsidP="00090095">
      <w:pPr>
        <w:spacing w:before="24" w:after="24"/>
        <w:jc w:val="center"/>
        <w:rPr>
          <w:rFonts w:ascii="Times New Roman" w:hAnsi="Times New Roman" w:cs="Times New Roman"/>
        </w:rPr>
      </w:pPr>
      <w:r>
        <w:rPr>
          <w:rFonts w:ascii="Times New Roman" w:eastAsia="Georgia" w:hAnsi="Times New Roman" w:cs="Times New Roman"/>
          <w:b/>
          <w:bCs/>
        </w:rPr>
        <w:t>▼</w:t>
      </w:r>
    </w:p>
    <w:tbl>
      <w:tblPr>
        <w:tblW w:w="9026" w:type="dxa"/>
        <w:tblBorders>
          <w:top w:val="single" w:sz="2" w:space="0" w:color="EAF1FA"/>
          <w:left w:val="single" w:sz="30" w:space="0" w:color="2E5FA3"/>
          <w:bottom w:val="single" w:sz="2" w:space="0" w:color="EAF1FA"/>
          <w:right w:val="single" w:sz="2" w:space="0" w:color="EAF1FA"/>
        </w:tblBorders>
        <w:tblCellMar>
          <w:left w:w="10" w:type="dxa"/>
          <w:right w:w="10" w:type="dxa"/>
        </w:tblCellMar>
        <w:tblLook w:val="04A0" w:firstRow="1" w:lastRow="0" w:firstColumn="1" w:lastColumn="0" w:noHBand="0" w:noVBand="1"/>
      </w:tblPr>
      <w:tblGrid>
        <w:gridCol w:w="9026"/>
      </w:tblGrid>
      <w:tr w:rsidR="00090095" w:rsidRPr="00090095" w14:paraId="1F0E5612" w14:textId="77777777" w:rsidTr="00AE0A2C">
        <w:tc>
          <w:tcPr>
            <w:tcW w:w="9026" w:type="dxa"/>
            <w:shd w:val="clear" w:color="auto" w:fill="EAF1FA"/>
            <w:tcMar>
              <w:top w:w="130" w:type="dxa"/>
              <w:left w:w="220" w:type="dxa"/>
              <w:bottom w:w="130" w:type="dxa"/>
              <w:right w:w="200" w:type="dxa"/>
            </w:tcMar>
          </w:tcPr>
          <w:p w14:paraId="58976EAB" w14:textId="77777777" w:rsidR="00090095" w:rsidRPr="00090095" w:rsidRDefault="00090095" w:rsidP="00AE0A2C">
            <w:pPr>
              <w:spacing w:after="60"/>
              <w:rPr>
                <w:rFonts w:ascii="Times New Roman" w:hAnsi="Times New Roman" w:cs="Times New Roman"/>
              </w:rPr>
            </w:pPr>
            <w:r>
              <w:rPr>
                <w:rFonts w:ascii="Times New Roman" w:eastAsia="Georgia" w:hAnsi="Times New Roman" w:cs="Times New Roman"/>
                <w:b/>
                <w:bCs/>
              </w:rPr>
              <w:t>STEP 4   ·   Hold the certificate &amp; update payroll</w:t>
            </w:r>
          </w:p>
          <w:p w14:paraId="447D8970" w14:textId="77777777" w:rsidR="00090095" w:rsidRPr="00090095" w:rsidRDefault="00090095" w:rsidP="00AE0A2C">
            <w:pPr>
              <w:spacing w:after="0" w:line="276" w:lineRule="auto"/>
              <w:rPr>
                <w:rFonts w:ascii="Times New Roman" w:hAnsi="Times New Roman" w:cs="Times New Roman"/>
              </w:rPr>
            </w:pPr>
            <w:r>
              <w:rPr>
                <w:rFonts w:ascii="Times New Roman" w:eastAsia="Georgia" w:hAnsi="Times New Roman" w:cs="Times New Roman"/>
              </w:rPr>
              <w:t xml:space="preserve">Retain the Certificate of Coverage as proof; align payroll and tax-equalisation clauses.</w:t>
            </w:r>
          </w:p>
        </w:tc>
      </w:tr>
    </w:tbl>
    <w:p w14:paraId="3C8B4AF6" w14:textId="77777777" w:rsidR="006F7975" w:rsidRDefault="006F7975" w:rsidP="006F7975"/>
    <w:p w14:paraId="73D16677" w14:textId="0FB8863B" w:rsidR="006F7975" w:rsidRDefault="006F7975" w:rsidP="006F7975">
      <w:pPr>
        <w:rPr>
          <w:rFonts w:ascii="Times New Roman" w:hAnsi="Times New Roman" w:cs="Times New Roman"/>
          <w:b/>
          <w:bCs/>
          <w:u w:val="single"/>
        </w:rPr>
      </w:pPr>
      <w:r>
        <w:rPr>
          <w:rFonts w:ascii="Times New Roman" w:hAnsi="Times New Roman" w:cs="Times New Roman"/>
          <w:b/>
          <w:bCs/>
          <w:u w:val="single"/>
        </w:rPr>
        <w:t xml:space="preserve">SECTOR CHANGE TABLES </w:t>
      </w:r>
    </w:p>
    <w:p w14:paraId="7EDFFB22" w14:textId="5FBB645A" w:rsidR="000B270B" w:rsidRPr="000B270B" w:rsidRDefault="00BE5AE3" w:rsidP="000B270B">
      <w:pPr>
        <w:pStyle w:val="ListParagraph"/>
        <w:keepNext/>
        <w:numPr>
          <w:ilvl w:val="0"/>
          <w:numId w:val="7"/>
        </w:numPr>
        <w:shd w:val="clear" w:color="auto" w:fill="FFFFFF" w:themeFill="background1"/>
        <w:spacing w:before="60" w:after="60"/>
        <w:ind w:left="0"/>
        <w:rPr>
          <w:rFonts w:ascii="Times New Roman" w:hAnsi="Times New Roman" w:cs="Times New Roman"/>
          <w:b/>
          <w:bCs/>
          <w:u w:val="single"/>
        </w:rPr>
      </w:pPr>
      <w:r>
        <w:rPr>
          <w:rFonts w:ascii="Times New Roman" w:eastAsia="Georgia" w:hAnsi="Times New Roman" w:cs="Times New Roman"/>
          <w:b/>
          <w:bCs/>
          <w:u w:val="single"/>
        </w:rPr>
        <w:lastRenderedPageBreak/>
        <w:t>INDIA'S</w:t>
      </w:r>
      <w:r>
        <w:rPr>
          <w:rFonts w:ascii="Times New Roman" w:hAnsi="Times New Roman" w:cs="Times New Roman"/>
          <w:b/>
          <w:bCs/>
          <w:u w:val="single"/>
        </w:rPr>
        <w:t xml:space="preserve"> EXPORTS TO THE UK, BY SECTOR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87"/>
        <w:gridCol w:w="1206"/>
        <w:gridCol w:w="1314"/>
        <w:gridCol w:w="3046"/>
        <w:gridCol w:w="1573"/>
      </w:tblGrid>
      <w:tr w:rsidR="00BE5AE3" w:rsidRPr="00BE5AE3" w14:paraId="4EBC3024" w14:textId="77777777" w:rsidTr="00115327">
        <w:trPr>
          <w:tblHeader/>
        </w:trPr>
        <w:tc>
          <w:tcPr>
            <w:tcW w:w="1650" w:type="dxa"/>
            <w:shd w:val="clear" w:color="auto" w:fill="FFFFFF" w:themeFill="background1"/>
            <w:tcMar>
              <w:top w:w="55" w:type="dxa"/>
              <w:left w:w="90" w:type="dxa"/>
              <w:bottom w:w="55" w:type="dxa"/>
              <w:right w:w="90" w:type="dxa"/>
            </w:tcMar>
            <w:vAlign w:val="center"/>
          </w:tcPr>
          <w:p w14:paraId="27535109"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Sector (HS)</w:t>
            </w:r>
          </w:p>
        </w:tc>
        <w:tc>
          <w:tcPr>
            <w:tcW w:w="1300" w:type="dxa"/>
            <w:shd w:val="clear" w:color="auto" w:fill="FFFFFF" w:themeFill="background1"/>
            <w:tcMar>
              <w:top w:w="55" w:type="dxa"/>
              <w:left w:w="90" w:type="dxa"/>
              <w:bottom w:w="55" w:type="dxa"/>
              <w:right w:w="90" w:type="dxa"/>
            </w:tcMar>
            <w:vAlign w:val="center"/>
          </w:tcPr>
          <w:p w14:paraId="42588C54"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Pre-FTA duty</w:t>
            </w:r>
          </w:p>
        </w:tc>
        <w:tc>
          <w:tcPr>
            <w:tcW w:w="1450" w:type="dxa"/>
            <w:shd w:val="clear" w:color="auto" w:fill="FFFFFF" w:themeFill="background1"/>
            <w:tcMar>
              <w:top w:w="55" w:type="dxa"/>
              <w:left w:w="90" w:type="dxa"/>
              <w:bottom w:w="55" w:type="dxa"/>
              <w:right w:w="90" w:type="dxa"/>
            </w:tcMar>
            <w:vAlign w:val="center"/>
          </w:tcPr>
          <w:p w14:paraId="5A0C45FC"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Post-FTA duty</w:t>
            </w:r>
          </w:p>
        </w:tc>
        <w:tc>
          <w:tcPr>
            <w:tcW w:w="3226" w:type="dxa"/>
            <w:shd w:val="clear" w:color="auto" w:fill="FFFFFF" w:themeFill="background1"/>
            <w:tcMar>
              <w:top w:w="55" w:type="dxa"/>
              <w:left w:w="90" w:type="dxa"/>
              <w:bottom w:w="55" w:type="dxa"/>
              <w:right w:w="90" w:type="dxa"/>
            </w:tcMar>
            <w:vAlign w:val="center"/>
          </w:tcPr>
          <w:p w14:paraId="23E5BBBA"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Key change / new obligation</w:t>
            </w:r>
          </w:p>
        </w:tc>
        <w:tc>
          <w:tcPr>
            <w:tcW w:w="1400" w:type="dxa"/>
            <w:shd w:val="clear" w:color="auto" w:fill="FFFFFF" w:themeFill="background1"/>
            <w:tcMar>
              <w:top w:w="55" w:type="dxa"/>
              <w:left w:w="90" w:type="dxa"/>
              <w:bottom w:w="55" w:type="dxa"/>
              <w:right w:w="90" w:type="dxa"/>
            </w:tcMar>
            <w:vAlign w:val="center"/>
          </w:tcPr>
          <w:p w14:paraId="3F5F869E"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Source</w:t>
            </w:r>
          </w:p>
        </w:tc>
      </w:tr>
      <w:tr w:rsidR="00BE5AE3" w:rsidRPr="00BE5AE3" w14:paraId="5AA3C0B3" w14:textId="77777777" w:rsidTr="00115327">
        <w:tc>
          <w:tcPr>
            <w:tcW w:w="1650" w:type="dxa"/>
            <w:shd w:val="clear" w:color="auto" w:fill="FFFFFF" w:themeFill="background1"/>
            <w:tcMar>
              <w:top w:w="50" w:type="dxa"/>
              <w:left w:w="90" w:type="dxa"/>
              <w:bottom w:w="50" w:type="dxa"/>
              <w:right w:w="90" w:type="dxa"/>
            </w:tcMar>
            <w:vAlign w:val="center"/>
          </w:tcPr>
          <w:p w14:paraId="248FBFA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Textiles, apparel &amp; carpets (50–63)</w:t>
            </w:r>
          </w:p>
        </w:tc>
        <w:tc>
          <w:tcPr>
            <w:tcW w:w="1300" w:type="dxa"/>
            <w:shd w:val="clear" w:color="auto" w:fill="FFFFFF" w:themeFill="background1"/>
            <w:tcMar>
              <w:top w:w="50" w:type="dxa"/>
              <w:left w:w="90" w:type="dxa"/>
              <w:bottom w:w="50" w:type="dxa"/>
              <w:right w:w="90" w:type="dxa"/>
            </w:tcMar>
            <w:vAlign w:val="center"/>
          </w:tcPr>
          <w:p w14:paraId="39B74234"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~12%</w:t>
            </w:r>
          </w:p>
        </w:tc>
        <w:tc>
          <w:tcPr>
            <w:tcW w:w="1450" w:type="dxa"/>
            <w:shd w:val="clear" w:color="auto" w:fill="FFFFFF" w:themeFill="background1"/>
            <w:tcMar>
              <w:top w:w="50" w:type="dxa"/>
              <w:left w:w="90" w:type="dxa"/>
              <w:bottom w:w="50" w:type="dxa"/>
              <w:right w:w="90" w:type="dxa"/>
            </w:tcMar>
            <w:vAlign w:val="center"/>
          </w:tcPr>
          <w:p w14:paraId="4673A001"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 (day one)</w:t>
            </w:r>
          </w:p>
        </w:tc>
        <w:tc>
          <w:tcPr>
            <w:tcW w:w="3226" w:type="dxa"/>
            <w:shd w:val="clear" w:color="auto" w:fill="FFFFFF" w:themeFill="background1"/>
            <w:tcMar>
              <w:top w:w="50" w:type="dxa"/>
              <w:left w:w="90" w:type="dxa"/>
              <w:bottom w:w="50" w:type="dxa"/>
              <w:right w:w="90" w:type="dxa"/>
            </w:tcMar>
            <w:vAlign w:val="center"/>
          </w:tcPr>
          <w:p w14:paraId="5CCE1B68"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Reverses Jan-2026 DCTS loss. Must self-certify origin (Annex 3A) and use CETA codes on CDS; Form A/REX invalid. UK labelling/UKCA unchanged.</w:t>
            </w:r>
          </w:p>
        </w:tc>
        <w:tc>
          <w:tcPr>
            <w:tcW w:w="1400" w:type="dxa"/>
            <w:shd w:val="clear" w:color="auto" w:fill="FFFFFF" w:themeFill="background1"/>
            <w:tcMar>
              <w:top w:w="50" w:type="dxa"/>
              <w:left w:w="90" w:type="dxa"/>
              <w:bottom w:w="50" w:type="dxa"/>
              <w:right w:w="90" w:type="dxa"/>
            </w:tcMar>
            <w:vAlign w:val="center"/>
          </w:tcPr>
          <w:p w14:paraId="69FE44D6" w14:textId="67C7D345"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 xml:space="preserve">PIB 2274280; </w:t>
            </w:r>
            <w:del w:id="5087" w:author="Citation Verification" w:date="2026-07-17T00:00:00Z">
              <w:r>
                <w:rPr>
                  <w:rFonts w:ascii="Times New Roman" w:eastAsia="Georgia" w:hAnsi="Times New Roman" w:cs="Times New Roman"/>
                </w:rPr>
                <w:delText xml:space="preserve">FTA</w:delText>
              </w:r>
            </w:del>
            <w:ins w:id="5088"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89" w:author="Citation Verification" w:date="2026-07-17T00:00:00Z">
              <w:r>
                <w:rPr>
                  <w:rFonts w:ascii="Times New Roman" w:eastAsia="Georgia" w:hAnsi="Times New Roman" w:cs="Times New Roman"/>
                </w:rPr>
                <w:delText xml:space="preserve">agreement</w:delText>
              </w:r>
            </w:del>
            <w:ins w:id="5090"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p.9</w:t>
            </w:r>
          </w:p>
        </w:tc>
      </w:tr>
      <w:tr w:rsidR="00BE5AE3" w:rsidRPr="00BE5AE3" w14:paraId="1DB37212" w14:textId="77777777" w:rsidTr="00115327">
        <w:tc>
          <w:tcPr>
            <w:tcW w:w="1650" w:type="dxa"/>
            <w:shd w:val="clear" w:color="auto" w:fill="FFFFFF" w:themeFill="background1"/>
            <w:tcMar>
              <w:top w:w="50" w:type="dxa"/>
              <w:left w:w="90" w:type="dxa"/>
              <w:bottom w:w="50" w:type="dxa"/>
              <w:right w:w="90" w:type="dxa"/>
            </w:tcMar>
            <w:vAlign w:val="center"/>
          </w:tcPr>
          <w:p w14:paraId="57246FA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Leather &amp; footwear (41–43,64)</w:t>
            </w:r>
          </w:p>
        </w:tc>
        <w:tc>
          <w:tcPr>
            <w:tcW w:w="1300" w:type="dxa"/>
            <w:shd w:val="clear" w:color="auto" w:fill="FFFFFF" w:themeFill="background1"/>
            <w:tcMar>
              <w:top w:w="50" w:type="dxa"/>
              <w:left w:w="90" w:type="dxa"/>
              <w:bottom w:w="50" w:type="dxa"/>
              <w:right w:w="90" w:type="dxa"/>
            </w:tcMar>
            <w:vAlign w:val="center"/>
          </w:tcPr>
          <w:p w14:paraId="2BDBAD89"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~16%</w:t>
            </w:r>
          </w:p>
        </w:tc>
        <w:tc>
          <w:tcPr>
            <w:tcW w:w="1450" w:type="dxa"/>
            <w:shd w:val="clear" w:color="auto" w:fill="FFFFFF" w:themeFill="background1"/>
            <w:tcMar>
              <w:top w:w="50" w:type="dxa"/>
              <w:left w:w="90" w:type="dxa"/>
              <w:bottom w:w="50" w:type="dxa"/>
              <w:right w:w="90" w:type="dxa"/>
            </w:tcMar>
            <w:vAlign w:val="center"/>
          </w:tcPr>
          <w:p w14:paraId="259D3B23"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1BF2637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Origin qualification; UKCA/UK REACH unchanged.</w:t>
            </w:r>
          </w:p>
        </w:tc>
        <w:tc>
          <w:tcPr>
            <w:tcW w:w="1400" w:type="dxa"/>
            <w:shd w:val="clear" w:color="auto" w:fill="FFFFFF" w:themeFill="background1"/>
            <w:tcMar>
              <w:top w:w="50" w:type="dxa"/>
              <w:left w:w="90" w:type="dxa"/>
              <w:bottom w:w="50" w:type="dxa"/>
              <w:right w:w="90" w:type="dxa"/>
            </w:tcMar>
            <w:vAlign w:val="center"/>
          </w:tcPr>
          <w:p w14:paraId="3CDDA298" w14:textId="10EFA09C" w:rsidR="00BE5AE3" w:rsidRPr="00BE5AE3" w:rsidRDefault="00EF6E80" w:rsidP="00AE0A2C">
            <w:pPr>
              <w:spacing w:after="0" w:line="240" w:lineRule="auto"/>
              <w:rPr>
                <w:rFonts w:ascii="Times New Roman" w:hAnsi="Times New Roman" w:cs="Times New Roman"/>
              </w:rPr>
            </w:pPr>
            <w:del w:id="5091" w:author="Citation Verification" w:date="2026-07-17T00:00:00Z">
              <w:r>
                <w:rPr>
                  <w:rFonts w:ascii="Times New Roman" w:eastAsia="Georgia" w:hAnsi="Times New Roman" w:cs="Times New Roman"/>
                </w:rPr>
                <w:delText xml:space="preserve">FTA</w:delText>
              </w:r>
            </w:del>
            <w:ins w:id="5092"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93" w:author="Citation Verification" w:date="2026-07-17T00:00:00Z">
              <w:r>
                <w:rPr>
                  <w:rFonts w:ascii="Times New Roman" w:eastAsia="Georgia" w:hAnsi="Times New Roman" w:cs="Times New Roman"/>
                </w:rPr>
                <w:delText xml:space="preserve">agreement</w:delText>
              </w:r>
            </w:del>
            <w:ins w:id="5094"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p.9; Annex 3A</w:t>
            </w:r>
          </w:p>
        </w:tc>
      </w:tr>
      <w:tr w:rsidR="00BE5AE3" w:rsidRPr="00BE5AE3" w14:paraId="17672A2E" w14:textId="77777777" w:rsidTr="00115327">
        <w:tc>
          <w:tcPr>
            <w:tcW w:w="1650" w:type="dxa"/>
            <w:shd w:val="clear" w:color="auto" w:fill="FFFFFF" w:themeFill="background1"/>
            <w:tcMar>
              <w:top w:w="50" w:type="dxa"/>
              <w:left w:w="90" w:type="dxa"/>
              <w:bottom w:w="50" w:type="dxa"/>
              <w:right w:w="90" w:type="dxa"/>
            </w:tcMar>
            <w:vAlign w:val="center"/>
          </w:tcPr>
          <w:p w14:paraId="082BCFA5"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 xml:space="preserve">Gems &amp; jewellery (71)</w:t>
            </w:r>
          </w:p>
        </w:tc>
        <w:tc>
          <w:tcPr>
            <w:tcW w:w="1300" w:type="dxa"/>
            <w:shd w:val="clear" w:color="auto" w:fill="FFFFFF" w:themeFill="background1"/>
            <w:tcMar>
              <w:top w:w="50" w:type="dxa"/>
              <w:left w:w="90" w:type="dxa"/>
              <w:bottom w:w="50" w:type="dxa"/>
              <w:right w:w="90" w:type="dxa"/>
            </w:tcMar>
            <w:vAlign w:val="center"/>
          </w:tcPr>
          <w:p w14:paraId="13C99BC6"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~4%</w:t>
            </w:r>
          </w:p>
        </w:tc>
        <w:tc>
          <w:tcPr>
            <w:tcW w:w="1450" w:type="dxa"/>
            <w:shd w:val="clear" w:color="auto" w:fill="FFFFFF" w:themeFill="background1"/>
            <w:tcMar>
              <w:top w:w="50" w:type="dxa"/>
              <w:left w:w="90" w:type="dxa"/>
              <w:bottom w:w="50" w:type="dxa"/>
              <w:right w:w="90" w:type="dxa"/>
            </w:tcMar>
            <w:vAlign w:val="center"/>
          </w:tcPr>
          <w:p w14:paraId="3869C290"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4C59DAAA"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Origin proof; hallmarking unchanged. ~2–3x export growth projected.</w:t>
            </w:r>
          </w:p>
        </w:tc>
        <w:tc>
          <w:tcPr>
            <w:tcW w:w="1400" w:type="dxa"/>
            <w:shd w:val="clear" w:color="auto" w:fill="FFFFFF" w:themeFill="background1"/>
            <w:tcMar>
              <w:top w:w="50" w:type="dxa"/>
              <w:left w:w="90" w:type="dxa"/>
              <w:bottom w:w="50" w:type="dxa"/>
              <w:right w:w="90" w:type="dxa"/>
            </w:tcMar>
            <w:vAlign w:val="center"/>
          </w:tcPr>
          <w:p w14:paraId="2E26891F" w14:textId="01338118" w:rsidR="00BE5AE3" w:rsidRPr="00BE5AE3" w:rsidRDefault="00EF6E80" w:rsidP="00AE0A2C">
            <w:pPr>
              <w:spacing w:after="0" w:line="240" w:lineRule="auto"/>
              <w:rPr>
                <w:rFonts w:ascii="Times New Roman" w:hAnsi="Times New Roman" w:cs="Times New Roman"/>
              </w:rPr>
            </w:pPr>
            <w:del w:id="5204" w:author="Citation Verification" w:date="2026-07-17T00:00:00Z">
              <w:r>
                <w:rPr>
                  <w:rFonts w:ascii="Times New Roman" w:eastAsia="Georgia" w:hAnsi="Times New Roman" w:cs="Times New Roman"/>
                </w:rPr>
                <w:delText xml:space="preserve">FTA</w:delText>
              </w:r>
            </w:del>
            <w:ins w:id="5205"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206" w:author="Citation Verification" w:date="2026-07-17T00:00:00Z">
              <w:r>
                <w:rPr>
                  <w:rFonts w:ascii="Times New Roman" w:eastAsia="Georgia" w:hAnsi="Times New Roman" w:cs="Times New Roman"/>
                </w:rPr>
                <w:delText xml:space="preserve">agreement</w:delText>
              </w:r>
            </w:del>
            <w:ins w:id="5207"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p.16</w:t>
            </w:r>
          </w:p>
        </w:tc>
      </w:tr>
      <w:tr w:rsidR="00BE5AE3" w:rsidRPr="00BE5AE3" w14:paraId="1F00698C" w14:textId="77777777" w:rsidTr="00115327">
        <w:tc>
          <w:tcPr>
            <w:tcW w:w="1650" w:type="dxa"/>
            <w:shd w:val="clear" w:color="auto" w:fill="FFFFFF" w:themeFill="background1"/>
            <w:tcMar>
              <w:top w:w="50" w:type="dxa"/>
              <w:left w:w="90" w:type="dxa"/>
              <w:bottom w:w="50" w:type="dxa"/>
              <w:right w:w="90" w:type="dxa"/>
            </w:tcMar>
            <w:vAlign w:val="center"/>
          </w:tcPr>
          <w:p w14:paraId="6BC9D7DD"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Marine products (03,1604–05)</w:t>
            </w:r>
          </w:p>
        </w:tc>
        <w:tc>
          <w:tcPr>
            <w:tcW w:w="1300" w:type="dxa"/>
            <w:shd w:val="clear" w:color="auto" w:fill="FFFFFF" w:themeFill="background1"/>
            <w:tcMar>
              <w:top w:w="50" w:type="dxa"/>
              <w:left w:w="90" w:type="dxa"/>
              <w:bottom w:w="50" w:type="dxa"/>
              <w:right w:w="90" w:type="dxa"/>
            </w:tcMar>
            <w:vAlign w:val="center"/>
          </w:tcPr>
          <w:p w14:paraId="396B191F"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~4.2–21.5%</w:t>
            </w:r>
          </w:p>
        </w:tc>
        <w:tc>
          <w:tcPr>
            <w:tcW w:w="1450" w:type="dxa"/>
            <w:shd w:val="clear" w:color="auto" w:fill="FFFFFF" w:themeFill="background1"/>
            <w:tcMar>
              <w:top w:w="50" w:type="dxa"/>
              <w:left w:w="90" w:type="dxa"/>
              <w:bottom w:w="50" w:type="dxa"/>
              <w:right w:w="90" w:type="dxa"/>
            </w:tcMar>
            <w:vAlign w:val="center"/>
          </w:tcPr>
          <w:p w14:paraId="5CAF7A06"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52E9281F"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Levels field vs Vietnam/Ecuador. SPS (establishment approval, health cert, IPAFFS, BCP) unchanged — now the gating factor.</w:t>
            </w:r>
          </w:p>
        </w:tc>
        <w:tc>
          <w:tcPr>
            <w:tcW w:w="1400" w:type="dxa"/>
            <w:shd w:val="clear" w:color="auto" w:fill="FFFFFF" w:themeFill="background1"/>
            <w:tcMar>
              <w:top w:w="50" w:type="dxa"/>
              <w:left w:w="90" w:type="dxa"/>
              <w:bottom w:w="50" w:type="dxa"/>
              <w:right w:w="90" w:type="dxa"/>
            </w:tcMar>
            <w:vAlign w:val="center"/>
          </w:tcPr>
          <w:p w14:paraId="55B51556" w14:textId="307D7F8E" w:rsidR="00BE5AE3" w:rsidRPr="00BE5AE3" w:rsidRDefault="00267C8F" w:rsidP="00AE0A2C">
            <w:pPr>
              <w:spacing w:after="0" w:line="240" w:lineRule="auto"/>
              <w:rPr>
                <w:rFonts w:ascii="Times New Roman" w:hAnsi="Times New Roman" w:cs="Times New Roman"/>
              </w:rPr>
            </w:pPr>
            <w:r>
              <w:rPr>
                <w:rFonts w:ascii="Times New Roman" w:eastAsia="Georgia" w:hAnsi="Times New Roman" w:cs="Times New Roman"/>
              </w:rPr>
              <w:t xml:space="preserve">WTC MUMBAI REPORT</w:t>
            </w:r>
            <w:ins w:id="5044"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p.13; </w:t>
            </w:r>
            <w:del w:id="5045" w:author="Citation Verification" w:date="2026-07-17T00:00:00Z">
              <w:r>
                <w:rPr>
                  <w:rFonts w:ascii="Times New Roman" w:eastAsia="Georgia" w:hAnsi="Times New Roman" w:cs="Times New Roman"/>
                </w:rPr>
                <w:delText xml:space="preserve">FTA</w:delText>
              </w:r>
            </w:del>
            <w:ins w:id="5046"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47" w:author="Citation Verification" w:date="2026-07-17T00:00:00Z">
              <w:r>
                <w:rPr>
                  <w:rFonts w:ascii="Times New Roman" w:eastAsia="Georgia" w:hAnsi="Times New Roman" w:cs="Times New Roman"/>
                </w:rPr>
                <w:delText xml:space="preserve">agreement</w:delText>
              </w:r>
            </w:del>
            <w:ins w:id="5048"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w:t>
            </w:r>
            <w:ins w:id="5049" w:author="Citation Verification" w:date="2026-07-17T00:00:00Z">
              <w:r>
                <w:rPr>
                  <w:rFonts w:ascii="Times New Roman" w:eastAsia="Georgia" w:hAnsi="Times New Roman" w:cs="Times New Roman"/>
                  <w:color w:val="FF0000"/>
                </w:rPr>
                <w:t xml:space="preserve">p</w:t>
              </w:r>
            </w:ins>
            <w:r>
              <w:rPr>
                <w:rFonts w:ascii="Times New Roman" w:eastAsia="Georgia" w:hAnsi="Times New Roman" w:cs="Times New Roman"/>
              </w:rPr>
              <w:t xml:space="preserve">p.8</w:t>
            </w:r>
            <w:ins w:id="5050" w:author="Citation Verification" w:date="2026-07-17T00:00:00Z">
              <w:r>
                <w:rPr>
                  <w:rFonts w:ascii="Times New Roman" w:eastAsia="Georgia" w:hAnsi="Times New Roman" w:cs="Times New Roman"/>
                  <w:color w:val="FF0000"/>
                </w:rPr>
                <w:t xml:space="preserve">,23</w:t>
              </w:r>
            </w:ins>
          </w:p>
        </w:tc>
      </w:tr>
      <w:tr w:rsidR="00BE5AE3" w:rsidRPr="00BE5AE3" w14:paraId="207C2A3A" w14:textId="77777777" w:rsidTr="00115327">
        <w:tc>
          <w:tcPr>
            <w:tcW w:w="1650" w:type="dxa"/>
            <w:shd w:val="clear" w:color="auto" w:fill="FFFFFF" w:themeFill="background1"/>
            <w:tcMar>
              <w:top w:w="50" w:type="dxa"/>
              <w:left w:w="90" w:type="dxa"/>
              <w:bottom w:w="50" w:type="dxa"/>
              <w:right w:w="90" w:type="dxa"/>
            </w:tcMar>
            <w:vAlign w:val="center"/>
          </w:tcPr>
          <w:p w14:paraId="6DDDE98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 xml:space="preserve">Processed &amp; agri foods (07–22)</w:t>
            </w:r>
          </w:p>
        </w:tc>
        <w:tc>
          <w:tcPr>
            <w:tcW w:w="1300" w:type="dxa"/>
            <w:shd w:val="clear" w:color="auto" w:fill="FFFFFF" w:themeFill="background1"/>
            <w:tcMar>
              <w:top w:w="50" w:type="dxa"/>
              <w:left w:w="90" w:type="dxa"/>
              <w:bottom w:w="50" w:type="dxa"/>
              <w:right w:w="90" w:type="dxa"/>
            </w:tcMar>
            <w:vAlign w:val="center"/>
          </w:tcPr>
          <w:p w14:paraId="755435A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~70%</w:t>
            </w:r>
          </w:p>
        </w:tc>
        <w:tc>
          <w:tcPr>
            <w:tcW w:w="1450" w:type="dxa"/>
            <w:shd w:val="clear" w:color="auto" w:fill="FFFFFF" w:themeFill="background1"/>
            <w:tcMar>
              <w:top w:w="50" w:type="dxa"/>
              <w:left w:w="90" w:type="dxa"/>
              <w:bottom w:w="50" w:type="dxa"/>
              <w:right w:w="90" w:type="dxa"/>
            </w:tcMar>
            <w:vAlign w:val="center"/>
          </w:tcPr>
          <w:p w14:paraId="3A9A692F"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50C2081D"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SPS/labelling unchanged; origin proof. Exports projected to rise materially.</w:t>
            </w:r>
          </w:p>
        </w:tc>
        <w:tc>
          <w:tcPr>
            <w:tcW w:w="1400" w:type="dxa"/>
            <w:shd w:val="clear" w:color="auto" w:fill="FFFFFF" w:themeFill="background1"/>
            <w:tcMar>
              <w:top w:w="50" w:type="dxa"/>
              <w:left w:w="90" w:type="dxa"/>
              <w:bottom w:w="50" w:type="dxa"/>
              <w:right w:w="90" w:type="dxa"/>
            </w:tcMar>
            <w:vAlign w:val="center"/>
          </w:tcPr>
          <w:p w14:paraId="3EBE2AC9" w14:textId="79ECC5E4"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43"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pp.6–7</w:t>
            </w:r>
          </w:p>
        </w:tc>
      </w:tr>
      <w:tr w:rsidR="00BE5AE3" w:rsidRPr="00BE5AE3" w14:paraId="7017C54F" w14:textId="77777777" w:rsidTr="00115327">
        <w:tc>
          <w:tcPr>
            <w:tcW w:w="1650" w:type="dxa"/>
            <w:shd w:val="clear" w:color="auto" w:fill="FFFFFF" w:themeFill="background1"/>
            <w:tcMar>
              <w:top w:w="50" w:type="dxa"/>
              <w:left w:w="90" w:type="dxa"/>
              <w:bottom w:w="50" w:type="dxa"/>
              <w:right w:w="90" w:type="dxa"/>
            </w:tcMar>
            <w:vAlign w:val="center"/>
          </w:tcPr>
          <w:p w14:paraId="566CB84E"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Tea, coffee &amp; spices (09)</w:t>
            </w:r>
          </w:p>
        </w:tc>
        <w:tc>
          <w:tcPr>
            <w:tcW w:w="1300" w:type="dxa"/>
            <w:shd w:val="clear" w:color="auto" w:fill="FFFFFF" w:themeFill="background1"/>
            <w:tcMar>
              <w:top w:w="50" w:type="dxa"/>
              <w:left w:w="90" w:type="dxa"/>
              <w:bottom w:w="50" w:type="dxa"/>
              <w:right w:w="90" w:type="dxa"/>
            </w:tcMar>
            <w:vAlign w:val="center"/>
          </w:tcPr>
          <w:p w14:paraId="23E75BE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Duty on value-added</w:t>
            </w:r>
          </w:p>
        </w:tc>
        <w:tc>
          <w:tcPr>
            <w:tcW w:w="1450" w:type="dxa"/>
            <w:shd w:val="clear" w:color="auto" w:fill="FFFFFF" w:themeFill="background1"/>
            <w:tcMar>
              <w:top w:w="50" w:type="dxa"/>
              <w:left w:w="90" w:type="dxa"/>
              <w:bottom w:w="50" w:type="dxa"/>
              <w:right w:w="90" w:type="dxa"/>
            </w:tcMar>
            <w:vAlign w:val="center"/>
          </w:tcPr>
          <w:p w14:paraId="7DBCB4E1"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4B741C64"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Value-added coffee/tea gain most; food-safety unchanged.</w:t>
            </w:r>
          </w:p>
        </w:tc>
        <w:tc>
          <w:tcPr>
            <w:tcW w:w="1400" w:type="dxa"/>
            <w:shd w:val="clear" w:color="auto" w:fill="FFFFFF" w:themeFill="background1"/>
            <w:tcMar>
              <w:top w:w="50" w:type="dxa"/>
              <w:left w:w="90" w:type="dxa"/>
              <w:bottom w:w="50" w:type="dxa"/>
              <w:right w:w="90" w:type="dxa"/>
            </w:tcMar>
            <w:vAlign w:val="center"/>
          </w:tcPr>
          <w:p w14:paraId="4071FD86" w14:textId="5FE96EF1"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45"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pp.7–8</w:t>
            </w:r>
          </w:p>
        </w:tc>
      </w:tr>
      <w:tr w:rsidR="00BE5AE3" w:rsidRPr="00BE5AE3" w14:paraId="234A9612" w14:textId="77777777" w:rsidTr="00115327">
        <w:tc>
          <w:tcPr>
            <w:tcW w:w="1650" w:type="dxa"/>
            <w:shd w:val="clear" w:color="auto" w:fill="FFFFFF" w:themeFill="background1"/>
            <w:tcMar>
              <w:top w:w="50" w:type="dxa"/>
              <w:left w:w="90" w:type="dxa"/>
              <w:bottom w:w="50" w:type="dxa"/>
              <w:right w:w="90" w:type="dxa"/>
            </w:tcMar>
            <w:vAlign w:val="center"/>
          </w:tcPr>
          <w:p w14:paraId="5AF95A6A"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Pharmaceuticals &amp; devices (30,9018–22)</w:t>
            </w:r>
          </w:p>
        </w:tc>
        <w:tc>
          <w:tcPr>
            <w:tcW w:w="1300" w:type="dxa"/>
            <w:shd w:val="clear" w:color="auto" w:fill="FFFFFF" w:themeFill="background1"/>
            <w:tcMar>
              <w:top w:w="50" w:type="dxa"/>
              <w:left w:w="90" w:type="dxa"/>
              <w:bottom w:w="50" w:type="dxa"/>
              <w:right w:w="90" w:type="dxa"/>
            </w:tcMar>
            <w:vAlign w:val="center"/>
          </w:tcPr>
          <w:p w14:paraId="2B0E71F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~8%</w:t>
            </w:r>
          </w:p>
        </w:tc>
        <w:tc>
          <w:tcPr>
            <w:tcW w:w="1450" w:type="dxa"/>
            <w:shd w:val="clear" w:color="auto" w:fill="FFFFFF" w:themeFill="background1"/>
            <w:tcMar>
              <w:top w:w="50" w:type="dxa"/>
              <w:left w:w="90" w:type="dxa"/>
              <w:bottom w:w="50" w:type="dxa"/>
              <w:right w:w="90" w:type="dxa"/>
            </w:tcMar>
            <w:vAlign w:val="center"/>
          </w:tcPr>
          <w:p w14:paraId="643617CB"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0A3BC08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 xml:space="preserve">Device mutual-recognition framework (CDSCO/ICMED); MHRA authorisation unchanged.</w:t>
            </w:r>
          </w:p>
        </w:tc>
        <w:tc>
          <w:tcPr>
            <w:tcW w:w="1400" w:type="dxa"/>
            <w:shd w:val="clear" w:color="auto" w:fill="FFFFFF" w:themeFill="background1"/>
            <w:tcMar>
              <w:top w:w="50" w:type="dxa"/>
              <w:left w:w="90" w:type="dxa"/>
              <w:bottom w:w="50" w:type="dxa"/>
              <w:right w:w="90" w:type="dxa"/>
            </w:tcMar>
            <w:vAlign w:val="center"/>
          </w:tcPr>
          <w:p w14:paraId="3154F513" w14:textId="7C05E50B" w:rsidR="00BE5AE3" w:rsidRPr="00BE5AE3" w:rsidRDefault="00EF6E80" w:rsidP="00AE0A2C">
            <w:pPr>
              <w:spacing w:after="0" w:line="240" w:lineRule="auto"/>
              <w:rPr>
                <w:rFonts w:ascii="Times New Roman" w:hAnsi="Times New Roman" w:cs="Times New Roman"/>
              </w:rPr>
            </w:pPr>
            <w:del w:id="5113" w:author="Citation Verification" w:date="2026-07-17T00:00:00Z">
              <w:r>
                <w:rPr>
                  <w:rFonts w:ascii="Times New Roman" w:eastAsia="Georgia" w:hAnsi="Times New Roman" w:cs="Times New Roman"/>
                </w:rPr>
                <w:delText xml:space="preserve">FTA</w:delText>
              </w:r>
            </w:del>
            <w:ins w:id="5114"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15" w:author="Citation Verification" w:date="2026-07-17T00:00:00Z">
              <w:r>
                <w:rPr>
                  <w:rFonts w:ascii="Times New Roman" w:eastAsia="Georgia" w:hAnsi="Times New Roman" w:cs="Times New Roman"/>
                </w:rPr>
                <w:delText xml:space="preserve">agreement</w:delText>
              </w:r>
            </w:del>
            <w:ins w:id="5116"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pp.12–13</w:t>
            </w:r>
          </w:p>
        </w:tc>
      </w:tr>
      <w:tr w:rsidR="00BE5AE3" w:rsidRPr="00BE5AE3" w14:paraId="275872BB" w14:textId="77777777" w:rsidTr="00115327">
        <w:tc>
          <w:tcPr>
            <w:tcW w:w="1650" w:type="dxa"/>
            <w:shd w:val="clear" w:color="auto" w:fill="FFFFFF" w:themeFill="background1"/>
            <w:tcMar>
              <w:top w:w="50" w:type="dxa"/>
              <w:left w:w="90" w:type="dxa"/>
              <w:bottom w:w="50" w:type="dxa"/>
              <w:right w:w="90" w:type="dxa"/>
            </w:tcMar>
            <w:vAlign w:val="center"/>
          </w:tcPr>
          <w:p w14:paraId="7F6C04E8"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Chemicals &amp; plastics (28–29,39)</w:t>
            </w:r>
          </w:p>
        </w:tc>
        <w:tc>
          <w:tcPr>
            <w:tcW w:w="1300" w:type="dxa"/>
            <w:shd w:val="clear" w:color="auto" w:fill="FFFFFF" w:themeFill="background1"/>
            <w:tcMar>
              <w:top w:w="50" w:type="dxa"/>
              <w:left w:w="90" w:type="dxa"/>
              <w:bottom w:w="50" w:type="dxa"/>
              <w:right w:w="90" w:type="dxa"/>
            </w:tcMar>
            <w:vAlign w:val="center"/>
          </w:tcPr>
          <w:p w14:paraId="6E052659"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~8%</w:t>
            </w:r>
          </w:p>
        </w:tc>
        <w:tc>
          <w:tcPr>
            <w:tcW w:w="1450" w:type="dxa"/>
            <w:shd w:val="clear" w:color="auto" w:fill="FFFFFF" w:themeFill="background1"/>
            <w:tcMar>
              <w:top w:w="50" w:type="dxa"/>
              <w:left w:w="90" w:type="dxa"/>
              <w:bottom w:w="50" w:type="dxa"/>
              <w:right w:w="90" w:type="dxa"/>
            </w:tcMar>
            <w:vAlign w:val="center"/>
          </w:tcPr>
          <w:p w14:paraId="569D1E17"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649838A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Reverses Jan-2026 DCTS loss; UK REACH unchanged. ~30–40% export growth projected.</w:t>
            </w:r>
          </w:p>
        </w:tc>
        <w:tc>
          <w:tcPr>
            <w:tcW w:w="1400" w:type="dxa"/>
            <w:shd w:val="clear" w:color="auto" w:fill="FFFFFF" w:themeFill="background1"/>
            <w:tcMar>
              <w:top w:w="50" w:type="dxa"/>
              <w:left w:w="90" w:type="dxa"/>
              <w:bottom w:w="50" w:type="dxa"/>
              <w:right w:w="90" w:type="dxa"/>
            </w:tcMar>
            <w:vAlign w:val="center"/>
          </w:tcPr>
          <w:p w14:paraId="3EC1AEB7" w14:textId="642F8D1E" w:rsidR="00BE5AE3" w:rsidRPr="00BE5AE3" w:rsidRDefault="00EF6E80" w:rsidP="00AE0A2C">
            <w:pPr>
              <w:spacing w:after="0" w:line="240" w:lineRule="auto"/>
              <w:rPr>
                <w:rFonts w:ascii="Times New Roman" w:hAnsi="Times New Roman" w:cs="Times New Roman"/>
              </w:rPr>
            </w:pPr>
            <w:del w:id="5121" w:author="Citation Verification" w:date="2026-07-17T00:00:00Z">
              <w:r>
                <w:rPr>
                  <w:rFonts w:ascii="Times New Roman" w:eastAsia="Georgia" w:hAnsi="Times New Roman" w:cs="Times New Roman"/>
                </w:rPr>
                <w:delText xml:space="preserve">FTA</w:delText>
              </w:r>
            </w:del>
            <w:ins w:id="5122"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23" w:author="Citation Verification" w:date="2026-07-17T00:00:00Z">
              <w:r>
                <w:rPr>
                  <w:rFonts w:ascii="Times New Roman" w:eastAsia="Georgia" w:hAnsi="Times New Roman" w:cs="Times New Roman"/>
                </w:rPr>
                <w:delText xml:space="preserve">agreement</w:delText>
              </w:r>
            </w:del>
            <w:ins w:id="5124"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pp.13–15</w:t>
            </w:r>
          </w:p>
        </w:tc>
      </w:tr>
      <w:tr w:rsidR="00BE5AE3" w:rsidRPr="00BE5AE3" w14:paraId="4CB3B8A2" w14:textId="77777777" w:rsidTr="00115327">
        <w:tc>
          <w:tcPr>
            <w:tcW w:w="1650" w:type="dxa"/>
            <w:shd w:val="clear" w:color="auto" w:fill="FFFFFF" w:themeFill="background1"/>
            <w:tcMar>
              <w:top w:w="50" w:type="dxa"/>
              <w:left w:w="90" w:type="dxa"/>
              <w:bottom w:w="50" w:type="dxa"/>
              <w:right w:w="90" w:type="dxa"/>
            </w:tcMar>
            <w:vAlign w:val="center"/>
          </w:tcPr>
          <w:p w14:paraId="07363805"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Engineering &amp; machinery (84–85)</w:t>
            </w:r>
          </w:p>
        </w:tc>
        <w:tc>
          <w:tcPr>
            <w:tcW w:w="1300" w:type="dxa"/>
            <w:shd w:val="clear" w:color="auto" w:fill="FFFFFF" w:themeFill="background1"/>
            <w:tcMar>
              <w:top w:w="50" w:type="dxa"/>
              <w:left w:w="90" w:type="dxa"/>
              <w:bottom w:w="50" w:type="dxa"/>
              <w:right w:w="90" w:type="dxa"/>
            </w:tcMar>
            <w:vAlign w:val="center"/>
          </w:tcPr>
          <w:p w14:paraId="460FC140"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~18%</w:t>
            </w:r>
          </w:p>
        </w:tc>
        <w:tc>
          <w:tcPr>
            <w:tcW w:w="1450" w:type="dxa"/>
            <w:shd w:val="clear" w:color="auto" w:fill="FFFFFF" w:themeFill="background1"/>
            <w:tcMar>
              <w:top w:w="50" w:type="dxa"/>
              <w:left w:w="90" w:type="dxa"/>
              <w:bottom w:w="50" w:type="dxa"/>
              <w:right w:w="90" w:type="dxa"/>
            </w:tcMar>
            <w:vAlign w:val="center"/>
          </w:tcPr>
          <w:p w14:paraId="65759F3F"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6C6B1C69"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Recognition of Indian conformity bodies (electronics/telecom). ~2x by 2029–30.</w:t>
            </w:r>
          </w:p>
        </w:tc>
        <w:tc>
          <w:tcPr>
            <w:tcW w:w="1400" w:type="dxa"/>
            <w:shd w:val="clear" w:color="auto" w:fill="FFFFFF" w:themeFill="background1"/>
            <w:tcMar>
              <w:top w:w="50" w:type="dxa"/>
              <w:left w:w="90" w:type="dxa"/>
              <w:bottom w:w="50" w:type="dxa"/>
              <w:right w:w="90" w:type="dxa"/>
            </w:tcMar>
            <w:vAlign w:val="center"/>
          </w:tcPr>
          <w:p w14:paraId="642DD0E4" w14:textId="706C88E6" w:rsidR="00BE5AE3" w:rsidRPr="00BE5AE3" w:rsidRDefault="00EF6E80" w:rsidP="00AE0A2C">
            <w:pPr>
              <w:spacing w:after="0" w:line="240" w:lineRule="auto"/>
              <w:rPr>
                <w:rFonts w:ascii="Times New Roman" w:hAnsi="Times New Roman" w:cs="Times New Roman"/>
              </w:rPr>
            </w:pPr>
            <w:del w:id="5105" w:author="Citation Verification" w:date="2026-07-17T00:00:00Z">
              <w:r>
                <w:rPr>
                  <w:rFonts w:ascii="Times New Roman" w:eastAsia="Georgia" w:hAnsi="Times New Roman" w:cs="Times New Roman"/>
                </w:rPr>
                <w:delText xml:space="preserve">FTA</w:delText>
              </w:r>
            </w:del>
            <w:ins w:id="5106"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07" w:author="Citation Verification" w:date="2026-07-17T00:00:00Z">
              <w:r>
                <w:rPr>
                  <w:rFonts w:ascii="Times New Roman" w:eastAsia="Georgia" w:hAnsi="Times New Roman" w:cs="Times New Roman"/>
                </w:rPr>
                <w:delText xml:space="preserve">agreement</w:delText>
              </w:r>
            </w:del>
            <w:ins w:id="5108"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pp.10–12</w:t>
            </w:r>
          </w:p>
        </w:tc>
      </w:tr>
      <w:tr w:rsidR="00BE5AE3" w:rsidRPr="00BE5AE3" w14:paraId="59E6C715" w14:textId="77777777" w:rsidTr="00115327">
        <w:tc>
          <w:tcPr>
            <w:tcW w:w="1650" w:type="dxa"/>
            <w:shd w:val="clear" w:color="auto" w:fill="FFFFFF" w:themeFill="background1"/>
            <w:tcMar>
              <w:top w:w="50" w:type="dxa"/>
              <w:left w:w="90" w:type="dxa"/>
              <w:bottom w:w="50" w:type="dxa"/>
              <w:right w:w="90" w:type="dxa"/>
            </w:tcMar>
            <w:vAlign w:val="center"/>
          </w:tcPr>
          <w:p w14:paraId="25BEF7B8"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Iron, steel &amp; metals (72–76)</w:t>
            </w:r>
          </w:p>
        </w:tc>
        <w:tc>
          <w:tcPr>
            <w:tcW w:w="1300" w:type="dxa"/>
            <w:shd w:val="clear" w:color="auto" w:fill="FFFFFF" w:themeFill="background1"/>
            <w:tcMar>
              <w:top w:w="50" w:type="dxa"/>
              <w:left w:w="90" w:type="dxa"/>
              <w:bottom w:w="50" w:type="dxa"/>
              <w:right w:w="90" w:type="dxa"/>
            </w:tcMar>
            <w:vAlign w:val="center"/>
          </w:tcPr>
          <w:p w14:paraId="2A3211A8"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UK MFN</w:t>
            </w:r>
          </w:p>
        </w:tc>
        <w:tc>
          <w:tcPr>
            <w:tcW w:w="1450" w:type="dxa"/>
            <w:shd w:val="clear" w:color="auto" w:fill="FFFFFF" w:themeFill="background1"/>
            <w:tcMar>
              <w:top w:w="50" w:type="dxa"/>
              <w:left w:w="90" w:type="dxa"/>
              <w:bottom w:w="50" w:type="dxa"/>
              <w:right w:w="90" w:type="dxa"/>
            </w:tcMar>
            <w:vAlign w:val="center"/>
          </w:tcPr>
          <w:p w14:paraId="5DDC1C44"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60354C6B"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 xml:space="preserve">Steel-safeguard managed via CSQ/residual quota/AUS; </w:t>
              <w:lastRenderedPageBreak/>
              <w:t>~85% outside the measures — track quota terms.</w:t>
            </w:r>
          </w:p>
        </w:tc>
        <w:tc>
          <w:tcPr>
            <w:tcW w:w="1400" w:type="dxa"/>
            <w:shd w:val="clear" w:color="auto" w:fill="FFFFFF" w:themeFill="background1"/>
            <w:tcMar>
              <w:top w:w="50" w:type="dxa"/>
              <w:left w:w="90" w:type="dxa"/>
              <w:bottom w:w="50" w:type="dxa"/>
              <w:right w:w="90" w:type="dxa"/>
            </w:tcMar>
            <w:vAlign w:val="center"/>
          </w:tcPr>
          <w:p w14:paraId="77C19E67"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lastRenderedPageBreak/>
              <w:t>PIB 2274280</w:t>
            </w:r>
          </w:p>
        </w:tc>
      </w:tr>
      <w:tr w:rsidR="00BE5AE3" w:rsidRPr="00BE5AE3" w14:paraId="3336B9B7" w14:textId="77777777" w:rsidTr="00115327">
        <w:tc>
          <w:tcPr>
            <w:tcW w:w="1650" w:type="dxa"/>
            <w:shd w:val="clear" w:color="auto" w:fill="FFFFFF" w:themeFill="background1"/>
            <w:tcMar>
              <w:top w:w="50" w:type="dxa"/>
              <w:left w:w="90" w:type="dxa"/>
              <w:bottom w:w="50" w:type="dxa"/>
              <w:right w:w="90" w:type="dxa"/>
            </w:tcMar>
            <w:vAlign w:val="center"/>
          </w:tcPr>
          <w:p w14:paraId="05705F9A"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EV, auto components, renewables (87,85)</w:t>
            </w:r>
          </w:p>
        </w:tc>
        <w:tc>
          <w:tcPr>
            <w:tcW w:w="1300" w:type="dxa"/>
            <w:shd w:val="clear" w:color="auto" w:fill="FFFFFF" w:themeFill="background1"/>
            <w:tcMar>
              <w:top w:w="50" w:type="dxa"/>
              <w:left w:w="90" w:type="dxa"/>
              <w:bottom w:w="50" w:type="dxa"/>
              <w:right w:w="90" w:type="dxa"/>
            </w:tcMar>
            <w:vAlign w:val="center"/>
          </w:tcPr>
          <w:p w14:paraId="43104ACC"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~18%</w:t>
            </w:r>
          </w:p>
        </w:tc>
        <w:tc>
          <w:tcPr>
            <w:tcW w:w="1450" w:type="dxa"/>
            <w:shd w:val="clear" w:color="auto" w:fill="FFFFFF" w:themeFill="background1"/>
            <w:tcMar>
              <w:top w:w="50" w:type="dxa"/>
              <w:left w:w="90" w:type="dxa"/>
              <w:bottom w:w="50" w:type="dxa"/>
              <w:right w:w="90" w:type="dxa"/>
            </w:tcMar>
            <w:vAlign w:val="center"/>
          </w:tcPr>
          <w:p w14:paraId="63124242"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 / lower</w:t>
            </w:r>
          </w:p>
        </w:tc>
        <w:tc>
          <w:tcPr>
            <w:tcW w:w="3226" w:type="dxa"/>
            <w:shd w:val="clear" w:color="auto" w:fill="FFFFFF" w:themeFill="background1"/>
            <w:tcMar>
              <w:top w:w="50" w:type="dxa"/>
              <w:left w:w="90" w:type="dxa"/>
              <w:bottom w:w="50" w:type="dxa"/>
              <w:right w:w="90" w:type="dxa"/>
            </w:tcMar>
            <w:vAlign w:val="center"/>
          </w:tcPr>
          <w:p w14:paraId="4E84C920"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Supports UK net-zero supply chains; UK type-approval/UNECE unchanged.</w:t>
            </w:r>
          </w:p>
        </w:tc>
        <w:tc>
          <w:tcPr>
            <w:tcW w:w="1400" w:type="dxa"/>
            <w:shd w:val="clear" w:color="auto" w:fill="FFFFFF" w:themeFill="background1"/>
            <w:tcMar>
              <w:top w:w="50" w:type="dxa"/>
              <w:left w:w="90" w:type="dxa"/>
              <w:bottom w:w="50" w:type="dxa"/>
              <w:right w:w="90" w:type="dxa"/>
            </w:tcMar>
            <w:vAlign w:val="center"/>
          </w:tcPr>
          <w:p w14:paraId="5724A0B9" w14:textId="32A95C1D" w:rsidR="00BE5AE3" w:rsidRPr="00BE5AE3" w:rsidRDefault="00EF6E80" w:rsidP="00AE0A2C">
            <w:pPr>
              <w:spacing w:after="0" w:line="240" w:lineRule="auto"/>
              <w:rPr>
                <w:rFonts w:ascii="Times New Roman" w:hAnsi="Times New Roman" w:cs="Times New Roman"/>
              </w:rPr>
            </w:pPr>
            <w:del w:id="5032" w:author="Citation Verification" w:date="2026-07-17T00:00:00Z">
              <w:r>
                <w:rPr>
                  <w:rFonts w:ascii="Times New Roman" w:eastAsia="Georgia" w:hAnsi="Times New Roman" w:cs="Times New Roman"/>
                </w:rPr>
                <w:delText xml:space="preserve">FTA</w:delText>
              </w:r>
            </w:del>
            <w:ins w:id="5033"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34" w:author="Citation Verification" w:date="2026-07-17T00:00:00Z">
              <w:r>
                <w:rPr>
                  <w:rFonts w:ascii="Times New Roman" w:eastAsia="Georgia" w:hAnsi="Times New Roman" w:cs="Times New Roman"/>
                </w:rPr>
                <w:delText xml:space="preserve">agreement</w:delText>
              </w:r>
            </w:del>
            <w:ins w:id="5035"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p.20; WTC MUMBAI REPORT</w:t>
            </w:r>
            <w:ins w:id="5036"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p.13</w:t>
            </w:r>
          </w:p>
        </w:tc>
      </w:tr>
      <w:tr w:rsidR="00BE5AE3" w:rsidRPr="00BE5AE3" w14:paraId="7D171229" w14:textId="77777777" w:rsidTr="00115327">
        <w:tc>
          <w:tcPr>
            <w:tcW w:w="1650" w:type="dxa"/>
            <w:shd w:val="clear" w:color="auto" w:fill="FFFFFF" w:themeFill="background1"/>
            <w:tcMar>
              <w:top w:w="50" w:type="dxa"/>
              <w:left w:w="90" w:type="dxa"/>
              <w:bottom w:w="50" w:type="dxa"/>
              <w:right w:w="90" w:type="dxa"/>
            </w:tcMar>
            <w:vAlign w:val="center"/>
          </w:tcPr>
          <w:p w14:paraId="557F7985"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Ceramics &amp; construction (69)</w:t>
            </w:r>
          </w:p>
        </w:tc>
        <w:tc>
          <w:tcPr>
            <w:tcW w:w="1300" w:type="dxa"/>
            <w:shd w:val="clear" w:color="auto" w:fill="FFFFFF" w:themeFill="background1"/>
            <w:tcMar>
              <w:top w:w="50" w:type="dxa"/>
              <w:left w:w="90" w:type="dxa"/>
              <w:bottom w:w="50" w:type="dxa"/>
              <w:right w:w="90" w:type="dxa"/>
            </w:tcMar>
            <w:vAlign w:val="center"/>
          </w:tcPr>
          <w:p w14:paraId="1665CD9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~5–12%</w:t>
            </w:r>
          </w:p>
        </w:tc>
        <w:tc>
          <w:tcPr>
            <w:tcW w:w="1450" w:type="dxa"/>
            <w:shd w:val="clear" w:color="auto" w:fill="FFFFFF" w:themeFill="background1"/>
            <w:tcMar>
              <w:top w:w="50" w:type="dxa"/>
              <w:left w:w="90" w:type="dxa"/>
              <w:bottom w:w="50" w:type="dxa"/>
              <w:right w:w="90" w:type="dxa"/>
            </w:tcMar>
            <w:vAlign w:val="center"/>
          </w:tcPr>
          <w:p w14:paraId="5A8BFCE1"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0%</w:t>
            </w:r>
          </w:p>
        </w:tc>
        <w:tc>
          <w:tcPr>
            <w:tcW w:w="3226" w:type="dxa"/>
            <w:shd w:val="clear" w:color="auto" w:fill="FFFFFF" w:themeFill="background1"/>
            <w:tcMar>
              <w:top w:w="50" w:type="dxa"/>
              <w:left w:w="90" w:type="dxa"/>
              <w:bottom w:w="50" w:type="dxa"/>
              <w:right w:w="90" w:type="dxa"/>
            </w:tcMar>
            <w:vAlign w:val="center"/>
          </w:tcPr>
          <w:p w14:paraId="47712F56"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Origin proof; product safety unchanged.</w:t>
            </w:r>
          </w:p>
        </w:tc>
        <w:tc>
          <w:tcPr>
            <w:tcW w:w="1400" w:type="dxa"/>
            <w:shd w:val="clear" w:color="auto" w:fill="FFFFFF" w:themeFill="background1"/>
            <w:tcMar>
              <w:top w:w="50" w:type="dxa"/>
              <w:left w:w="90" w:type="dxa"/>
              <w:bottom w:w="50" w:type="dxa"/>
              <w:right w:w="90" w:type="dxa"/>
            </w:tcMar>
            <w:vAlign w:val="center"/>
          </w:tcPr>
          <w:p w14:paraId="5C31C9C9" w14:textId="58D4A2DC"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0"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w:t>
            </w:r>
          </w:p>
        </w:tc>
      </w:tr>
    </w:tbl>
    <w:p w14:paraId="0DCF322D" w14:textId="77777777" w:rsidR="00BE5AE3" w:rsidRDefault="00BE5AE3" w:rsidP="00BE5AE3">
      <w:pPr>
        <w:rPr>
          <w:rFonts w:ascii="Times New Roman" w:hAnsi="Times New Roman" w:cs="Times New Roman"/>
          <w:b/>
          <w:bCs/>
          <w:u w:val="single"/>
        </w:rPr>
      </w:pPr>
    </w:p>
    <w:p w14:paraId="7920AF8B" w14:textId="69184BC1" w:rsidR="00BE5AE3" w:rsidRPr="00BE5AE3" w:rsidRDefault="00BE5AE3" w:rsidP="000B270B">
      <w:pPr>
        <w:pStyle w:val="ListParagraph"/>
        <w:keepNext/>
        <w:numPr>
          <w:ilvl w:val="0"/>
          <w:numId w:val="7"/>
        </w:numPr>
        <w:shd w:val="clear" w:color="auto" w:fill="FFFFFF" w:themeFill="background1"/>
        <w:spacing w:before="60" w:after="60"/>
        <w:ind w:left="0"/>
        <w:rPr>
          <w:rFonts w:ascii="Times New Roman" w:hAnsi="Times New Roman" w:cs="Times New Roman"/>
          <w:b/>
          <w:bCs/>
          <w:u w:val="single"/>
        </w:rPr>
      </w:pPr>
      <w:r>
        <w:rPr>
          <w:rFonts w:ascii="Times New Roman" w:hAnsi="Times New Roman" w:cs="Times New Roman"/>
          <w:b/>
          <w:bCs/>
          <w:u w:val="single"/>
        </w:rPr>
        <w:t>UK IMPORTS INTO INDIA, BY SECTOR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46"/>
        <w:gridCol w:w="1281"/>
        <w:gridCol w:w="1432"/>
        <w:gridCol w:w="3161"/>
        <w:gridCol w:w="1506"/>
      </w:tblGrid>
      <w:tr w:rsidR="00BE5AE3" w:rsidRPr="00BE5AE3" w14:paraId="27155D18" w14:textId="77777777" w:rsidTr="00115327">
        <w:trPr>
          <w:tblHeader/>
        </w:trPr>
        <w:tc>
          <w:tcPr>
            <w:tcW w:w="1650" w:type="dxa"/>
            <w:shd w:val="clear" w:color="auto" w:fill="FFFFFF" w:themeFill="background1"/>
            <w:tcMar>
              <w:top w:w="55" w:type="dxa"/>
              <w:left w:w="90" w:type="dxa"/>
              <w:bottom w:w="55" w:type="dxa"/>
              <w:right w:w="90" w:type="dxa"/>
            </w:tcMar>
            <w:vAlign w:val="center"/>
          </w:tcPr>
          <w:p w14:paraId="75FB630D"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Sector (HS)</w:t>
            </w:r>
          </w:p>
        </w:tc>
        <w:tc>
          <w:tcPr>
            <w:tcW w:w="1300" w:type="dxa"/>
            <w:shd w:val="clear" w:color="auto" w:fill="FFFFFF" w:themeFill="background1"/>
            <w:tcMar>
              <w:top w:w="55" w:type="dxa"/>
              <w:left w:w="90" w:type="dxa"/>
              <w:bottom w:w="55" w:type="dxa"/>
              <w:right w:w="90" w:type="dxa"/>
            </w:tcMar>
            <w:vAlign w:val="center"/>
          </w:tcPr>
          <w:p w14:paraId="4813D7CB"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Pre-FTA duty</w:t>
            </w:r>
          </w:p>
        </w:tc>
        <w:tc>
          <w:tcPr>
            <w:tcW w:w="1450" w:type="dxa"/>
            <w:shd w:val="clear" w:color="auto" w:fill="FFFFFF" w:themeFill="background1"/>
            <w:tcMar>
              <w:top w:w="55" w:type="dxa"/>
              <w:left w:w="90" w:type="dxa"/>
              <w:bottom w:w="55" w:type="dxa"/>
              <w:right w:w="90" w:type="dxa"/>
            </w:tcMar>
            <w:vAlign w:val="center"/>
          </w:tcPr>
          <w:p w14:paraId="3C4A5A24"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Post-FTA duty</w:t>
            </w:r>
          </w:p>
        </w:tc>
        <w:tc>
          <w:tcPr>
            <w:tcW w:w="3226" w:type="dxa"/>
            <w:shd w:val="clear" w:color="auto" w:fill="FFFFFF" w:themeFill="background1"/>
            <w:tcMar>
              <w:top w:w="55" w:type="dxa"/>
              <w:left w:w="90" w:type="dxa"/>
              <w:bottom w:w="55" w:type="dxa"/>
              <w:right w:w="90" w:type="dxa"/>
            </w:tcMar>
            <w:vAlign w:val="center"/>
          </w:tcPr>
          <w:p w14:paraId="0B70F74A"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Key change / what stays</w:t>
            </w:r>
          </w:p>
        </w:tc>
        <w:tc>
          <w:tcPr>
            <w:tcW w:w="1400" w:type="dxa"/>
            <w:shd w:val="clear" w:color="auto" w:fill="FFFFFF" w:themeFill="background1"/>
            <w:tcMar>
              <w:top w:w="55" w:type="dxa"/>
              <w:left w:w="90" w:type="dxa"/>
              <w:bottom w:w="55" w:type="dxa"/>
              <w:right w:w="90" w:type="dxa"/>
            </w:tcMar>
            <w:vAlign w:val="center"/>
          </w:tcPr>
          <w:p w14:paraId="07CB8E0E" w14:textId="77777777" w:rsidR="00BE5AE3" w:rsidRPr="00BE5AE3" w:rsidRDefault="00BE5AE3" w:rsidP="00AE0A2C">
            <w:pPr>
              <w:spacing w:after="0" w:line="250" w:lineRule="auto"/>
              <w:rPr>
                <w:rFonts w:ascii="Times New Roman" w:hAnsi="Times New Roman" w:cs="Times New Roman"/>
              </w:rPr>
            </w:pPr>
            <w:r>
              <w:rPr>
                <w:rFonts w:ascii="Times New Roman" w:eastAsia="Georgia" w:hAnsi="Times New Roman" w:cs="Times New Roman"/>
                <w:b/>
                <w:bCs/>
              </w:rPr>
              <w:t>Source</w:t>
            </w:r>
          </w:p>
        </w:tc>
      </w:tr>
      <w:tr w:rsidR="00BE5AE3" w:rsidRPr="00BE5AE3" w14:paraId="38E3DD09" w14:textId="77777777" w:rsidTr="00115327">
        <w:tc>
          <w:tcPr>
            <w:tcW w:w="1650" w:type="dxa"/>
            <w:shd w:val="clear" w:color="auto" w:fill="FFFFFF" w:themeFill="background1"/>
            <w:tcMar>
              <w:top w:w="50" w:type="dxa"/>
              <w:left w:w="90" w:type="dxa"/>
              <w:bottom w:w="50" w:type="dxa"/>
              <w:right w:w="90" w:type="dxa"/>
            </w:tcMar>
            <w:vAlign w:val="center"/>
          </w:tcPr>
          <w:p w14:paraId="79A1296C"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Scotch whisky &amp; gin (2208)</w:t>
            </w:r>
          </w:p>
        </w:tc>
        <w:tc>
          <w:tcPr>
            <w:tcW w:w="1300" w:type="dxa"/>
            <w:shd w:val="clear" w:color="auto" w:fill="FFFFFF" w:themeFill="background1"/>
            <w:tcMar>
              <w:top w:w="50" w:type="dxa"/>
              <w:left w:w="90" w:type="dxa"/>
              <w:bottom w:w="50" w:type="dxa"/>
              <w:right w:w="90" w:type="dxa"/>
            </w:tcMar>
            <w:vAlign w:val="center"/>
          </w:tcPr>
          <w:p w14:paraId="36BF0DEB"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150%</w:t>
            </w:r>
          </w:p>
        </w:tc>
        <w:tc>
          <w:tcPr>
            <w:tcW w:w="1450" w:type="dxa"/>
            <w:shd w:val="clear" w:color="auto" w:fill="FFFFFF" w:themeFill="background1"/>
            <w:tcMar>
              <w:top w:w="50" w:type="dxa"/>
              <w:left w:w="90" w:type="dxa"/>
              <w:bottom w:w="50" w:type="dxa"/>
              <w:right w:w="90" w:type="dxa"/>
            </w:tcMar>
            <w:vAlign w:val="center"/>
          </w:tcPr>
          <w:p w14:paraId="5A85C99C"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75% now → 40% (yr 10)</w:t>
            </w:r>
          </w:p>
        </w:tc>
        <w:tc>
          <w:tcPr>
            <w:tcW w:w="3226" w:type="dxa"/>
            <w:shd w:val="clear" w:color="auto" w:fill="FFFFFF" w:themeFill="background1"/>
            <w:tcMar>
              <w:top w:w="50" w:type="dxa"/>
              <w:left w:w="90" w:type="dxa"/>
              <w:bottom w:w="50" w:type="dxa"/>
              <w:right w:w="90" w:type="dxa"/>
            </w:tcMar>
            <w:vAlign w:val="center"/>
          </w:tcPr>
          <w:p w14:paraId="59944C5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Minimum import price on some spirits; state excise unchanged (limits any retail fall).</w:t>
            </w:r>
          </w:p>
        </w:tc>
        <w:tc>
          <w:tcPr>
            <w:tcW w:w="1400" w:type="dxa"/>
            <w:shd w:val="clear" w:color="auto" w:fill="FFFFFF" w:themeFill="background1"/>
            <w:tcMar>
              <w:top w:w="50" w:type="dxa"/>
              <w:left w:w="90" w:type="dxa"/>
              <w:bottom w:w="50" w:type="dxa"/>
              <w:right w:w="90" w:type="dxa"/>
            </w:tcMar>
            <w:vAlign w:val="center"/>
          </w:tcPr>
          <w:p w14:paraId="2940E026" w14:textId="4A7497D6"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02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 WTC MUMBAI REPORT</w:t>
            </w:r>
            <w:ins w:id="5027"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p.12</w:t>
            </w:r>
          </w:p>
        </w:tc>
      </w:tr>
      <w:tr w:rsidR="00BE5AE3" w:rsidRPr="00BE5AE3" w14:paraId="1175BD51" w14:textId="77777777" w:rsidTr="00115327">
        <w:tc>
          <w:tcPr>
            <w:tcW w:w="1650" w:type="dxa"/>
            <w:shd w:val="clear" w:color="auto" w:fill="FFFFFF" w:themeFill="background1"/>
            <w:tcMar>
              <w:top w:w="50" w:type="dxa"/>
              <w:left w:w="90" w:type="dxa"/>
              <w:bottom w:w="50" w:type="dxa"/>
              <w:right w:w="90" w:type="dxa"/>
            </w:tcMar>
            <w:vAlign w:val="center"/>
          </w:tcPr>
          <w:p w14:paraId="18A363D6"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Automobiles – built-up (8703)</w:t>
            </w:r>
          </w:p>
        </w:tc>
        <w:tc>
          <w:tcPr>
            <w:tcW w:w="1300" w:type="dxa"/>
            <w:shd w:val="clear" w:color="auto" w:fill="FFFFFF" w:themeFill="background1"/>
            <w:tcMar>
              <w:top w:w="50" w:type="dxa"/>
              <w:left w:w="90" w:type="dxa"/>
              <w:bottom w:w="50" w:type="dxa"/>
              <w:right w:w="90" w:type="dxa"/>
            </w:tcMar>
            <w:vAlign w:val="center"/>
          </w:tcPr>
          <w:p w14:paraId="4F39B9BF"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Over 100%</w:t>
            </w:r>
          </w:p>
        </w:tc>
        <w:tc>
          <w:tcPr>
            <w:tcW w:w="1450" w:type="dxa"/>
            <w:shd w:val="clear" w:color="auto" w:fill="FFFFFF" w:themeFill="background1"/>
            <w:tcMar>
              <w:top w:w="50" w:type="dxa"/>
              <w:left w:w="90" w:type="dxa"/>
              <w:bottom w:w="50" w:type="dxa"/>
              <w:right w:w="90" w:type="dxa"/>
            </w:tcMar>
            <w:vAlign w:val="center"/>
          </w:tcPr>
          <w:p w14:paraId="7497A648"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 10% in-quota, phased</w:t>
            </w:r>
          </w:p>
        </w:tc>
        <w:tc>
          <w:tcPr>
            <w:tcW w:w="3226" w:type="dxa"/>
            <w:shd w:val="clear" w:color="auto" w:fill="FFFFFF" w:themeFill="background1"/>
            <w:tcMar>
              <w:top w:w="50" w:type="dxa"/>
              <w:left w:w="90" w:type="dxa"/>
              <w:bottom w:w="50" w:type="dxa"/>
              <w:right w:w="90" w:type="dxa"/>
            </w:tcMar>
            <w:vAlign w:val="center"/>
          </w:tcPr>
          <w:p w14:paraId="78D3067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Quota-based; BIS/AIS type-approval unchanged.</w:t>
            </w:r>
          </w:p>
        </w:tc>
        <w:tc>
          <w:tcPr>
            <w:tcW w:w="1400" w:type="dxa"/>
            <w:shd w:val="clear" w:color="auto" w:fill="FFFFFF" w:themeFill="background1"/>
            <w:tcMar>
              <w:top w:w="50" w:type="dxa"/>
              <w:left w:w="90" w:type="dxa"/>
              <w:bottom w:w="50" w:type="dxa"/>
              <w:right w:w="90" w:type="dxa"/>
            </w:tcMar>
            <w:vAlign w:val="center"/>
          </w:tcPr>
          <w:p w14:paraId="52AB5200" w14:textId="37F08027" w:rsidR="00BE5AE3" w:rsidRPr="00BE5AE3" w:rsidRDefault="00267C8F" w:rsidP="00AE0A2C">
            <w:pPr>
              <w:spacing w:after="0" w:line="240" w:lineRule="auto"/>
              <w:rPr>
                <w:rFonts w:ascii="Times New Roman" w:hAnsi="Times New Roman" w:cs="Times New Roman"/>
              </w:rPr>
            </w:pPr>
            <w:r>
              <w:rPr>
                <w:rFonts w:ascii="Times New Roman" w:eastAsia="Georgia" w:hAnsi="Times New Roman" w:cs="Times New Roman"/>
              </w:rPr>
              <w:t xml:space="preserve">WTC MUMBAI REPORT</w:t>
            </w:r>
            <w:ins w:id="5058"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w:t>
            </w:r>
            <w:del w:id="5059" w:author="Citation Verification" w:date="2026-07-17T00:00:00Z">
              <w:r>
                <w:rPr>
                  <w:rFonts w:ascii="Times New Roman" w:eastAsia="Georgia" w:hAnsi="Times New Roman" w:cs="Times New Roman"/>
                </w:rPr>
                <w:delText xml:space="preserve">9</w:delText>
              </w:r>
            </w:del>
            <w:ins w:id="5060" w:author="Citation Verification" w:date="2026-07-17T00:00:00Z">
              <w:r>
                <w:rPr>
                  <w:rFonts w:ascii="Times New Roman" w:eastAsia="Georgia" w:hAnsi="Times New Roman" w:cs="Times New Roman"/>
                  <w:color w:val="FF0000"/>
                </w:rPr>
                <w:t xml:space="preserve">11</w:t>
              </w:r>
            </w:ins>
            <w:r>
              <w:rPr>
                <w:rFonts w:ascii="Times New Roman" w:eastAsia="Georgia" w:hAnsi="Times New Roman" w:cs="Times New Roman"/>
              </w:rPr>
              <w:t xml:space="preserve">; </w:t>
            </w:r>
            <w:del w:id="5061" w:author="Citation Verification" w:date="2026-07-17T00:00:00Z">
              <w:r>
                <w:rPr>
                  <w:rFonts w:ascii="Times New Roman" w:eastAsia="Georgia" w:hAnsi="Times New Roman" w:cs="Times New Roman"/>
                </w:rPr>
                <w:delText xml:space="preserve">FTA</w:delText>
              </w:r>
            </w:del>
            <w:ins w:id="5062"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63" w:author="Citation Verification" w:date="2026-07-17T00:00:00Z">
              <w:r>
                <w:rPr>
                  <w:rFonts w:ascii="Times New Roman" w:eastAsia="Georgia" w:hAnsi="Times New Roman" w:cs="Times New Roman"/>
                </w:rPr>
                <w:delText xml:space="preserve">agreement</w:delText>
              </w:r>
            </w:del>
            <w:ins w:id="5064"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p.20</w:t>
            </w:r>
          </w:p>
        </w:tc>
      </w:tr>
      <w:tr w:rsidR="00BE5AE3" w:rsidRPr="00BE5AE3" w14:paraId="62FD3CF5" w14:textId="77777777" w:rsidTr="00115327">
        <w:tc>
          <w:tcPr>
            <w:tcW w:w="1650" w:type="dxa"/>
            <w:shd w:val="clear" w:color="auto" w:fill="FFFFFF" w:themeFill="background1"/>
            <w:tcMar>
              <w:top w:w="50" w:type="dxa"/>
              <w:left w:w="90" w:type="dxa"/>
              <w:bottom w:w="50" w:type="dxa"/>
              <w:right w:w="90" w:type="dxa"/>
            </w:tcMar>
            <w:vAlign w:val="center"/>
          </w:tcPr>
          <w:p w14:paraId="6CEC94CE"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Auto components (8708)</w:t>
            </w:r>
          </w:p>
        </w:tc>
        <w:tc>
          <w:tcPr>
            <w:tcW w:w="1300" w:type="dxa"/>
            <w:shd w:val="clear" w:color="auto" w:fill="FFFFFF" w:themeFill="background1"/>
            <w:tcMar>
              <w:top w:w="50" w:type="dxa"/>
              <w:left w:w="90" w:type="dxa"/>
              <w:bottom w:w="50" w:type="dxa"/>
              <w:right w:w="90" w:type="dxa"/>
            </w:tcMar>
            <w:vAlign w:val="center"/>
          </w:tcPr>
          <w:p w14:paraId="4B158E8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~15%</w:t>
            </w:r>
          </w:p>
        </w:tc>
        <w:tc>
          <w:tcPr>
            <w:tcW w:w="1450" w:type="dxa"/>
            <w:shd w:val="clear" w:color="auto" w:fill="FFFFFF" w:themeFill="background1"/>
            <w:tcMar>
              <w:top w:w="50" w:type="dxa"/>
              <w:left w:w="90" w:type="dxa"/>
              <w:bottom w:w="50" w:type="dxa"/>
              <w:right w:w="90" w:type="dxa"/>
            </w:tcMar>
            <w:vAlign w:val="center"/>
          </w:tcPr>
          <w:p w14:paraId="1508EBD1"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 duty-free</w:t>
            </w:r>
          </w:p>
        </w:tc>
        <w:tc>
          <w:tcPr>
            <w:tcW w:w="3226" w:type="dxa"/>
            <w:shd w:val="clear" w:color="auto" w:fill="FFFFFF" w:themeFill="background1"/>
            <w:tcMar>
              <w:top w:w="50" w:type="dxa"/>
              <w:left w:w="90" w:type="dxa"/>
              <w:bottom w:w="50" w:type="dxa"/>
              <w:right w:w="90" w:type="dxa"/>
            </w:tcMar>
            <w:vAlign w:val="center"/>
          </w:tcPr>
          <w:p w14:paraId="124B7B8F"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BIS/AIS unchanged.</w:t>
            </w:r>
          </w:p>
        </w:tc>
        <w:tc>
          <w:tcPr>
            <w:tcW w:w="1400" w:type="dxa"/>
            <w:shd w:val="clear" w:color="auto" w:fill="FFFFFF" w:themeFill="background1"/>
            <w:tcMar>
              <w:top w:w="50" w:type="dxa"/>
              <w:left w:w="90" w:type="dxa"/>
              <w:bottom w:w="50" w:type="dxa"/>
              <w:right w:w="90" w:type="dxa"/>
            </w:tcMar>
            <w:vAlign w:val="center"/>
          </w:tcPr>
          <w:p w14:paraId="74CFCD20" w14:textId="5AE99606" w:rsidR="00BE5AE3" w:rsidRPr="00BE5AE3" w:rsidRDefault="00EF6E80" w:rsidP="00AE0A2C">
            <w:pPr>
              <w:spacing w:after="0" w:line="240" w:lineRule="auto"/>
              <w:rPr>
                <w:rFonts w:ascii="Times New Roman" w:hAnsi="Times New Roman" w:cs="Times New Roman"/>
              </w:rPr>
            </w:pPr>
            <w:del w:id="5216" w:author="Citation Verification" w:date="2026-07-17T00:00:00Z">
              <w:r>
                <w:rPr>
                  <w:rFonts w:ascii="Times New Roman" w:eastAsia="Georgia" w:hAnsi="Times New Roman" w:cs="Times New Roman"/>
                </w:rPr>
                <w:delText xml:space="preserve">FTA</w:delText>
              </w:r>
            </w:del>
            <w:ins w:id="5217"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218" w:author="Citation Verification" w:date="2026-07-17T00:00:00Z">
              <w:r>
                <w:rPr>
                  <w:rFonts w:ascii="Times New Roman" w:eastAsia="Georgia" w:hAnsi="Times New Roman" w:cs="Times New Roman"/>
                </w:rPr>
                <w:delText xml:space="preserve">agreement</w:delText>
              </w:r>
            </w:del>
            <w:ins w:id="5219"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p.20</w:t>
            </w:r>
          </w:p>
        </w:tc>
      </w:tr>
      <w:tr w:rsidR="00BE5AE3" w:rsidRPr="00BE5AE3" w14:paraId="65E8B68B" w14:textId="77777777" w:rsidTr="00115327">
        <w:tc>
          <w:tcPr>
            <w:tcW w:w="1650" w:type="dxa"/>
            <w:shd w:val="clear" w:color="auto" w:fill="FFFFFF" w:themeFill="background1"/>
            <w:tcMar>
              <w:top w:w="50" w:type="dxa"/>
              <w:left w:w="90" w:type="dxa"/>
              <w:bottom w:w="50" w:type="dxa"/>
              <w:right w:w="90" w:type="dxa"/>
            </w:tcMar>
            <w:vAlign w:val="center"/>
          </w:tcPr>
          <w:p w14:paraId="2818786B"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Cosmetics (33)</w:t>
            </w:r>
          </w:p>
        </w:tc>
        <w:tc>
          <w:tcPr>
            <w:tcW w:w="1300" w:type="dxa"/>
            <w:shd w:val="clear" w:color="auto" w:fill="FFFFFF" w:themeFill="background1"/>
            <w:tcMar>
              <w:top w:w="50" w:type="dxa"/>
              <w:left w:w="90" w:type="dxa"/>
              <w:bottom w:w="50" w:type="dxa"/>
              <w:right w:w="90" w:type="dxa"/>
            </w:tcMar>
            <w:vAlign w:val="center"/>
          </w:tcPr>
          <w:p w14:paraId="4DD06C8C"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BCD</w:t>
            </w:r>
          </w:p>
        </w:tc>
        <w:tc>
          <w:tcPr>
            <w:tcW w:w="1450" w:type="dxa"/>
            <w:shd w:val="clear" w:color="auto" w:fill="FFFFFF" w:themeFill="background1"/>
            <w:tcMar>
              <w:top w:w="50" w:type="dxa"/>
              <w:left w:w="90" w:type="dxa"/>
              <w:bottom w:w="50" w:type="dxa"/>
              <w:right w:w="90" w:type="dxa"/>
            </w:tcMar>
            <w:vAlign w:val="center"/>
          </w:tcPr>
          <w:p w14:paraId="4FE1223B"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Reduced</w:t>
            </w:r>
          </w:p>
        </w:tc>
        <w:tc>
          <w:tcPr>
            <w:tcW w:w="3226" w:type="dxa"/>
            <w:shd w:val="clear" w:color="auto" w:fill="FFFFFF" w:themeFill="background1"/>
            <w:tcMar>
              <w:top w:w="50" w:type="dxa"/>
              <w:left w:w="90" w:type="dxa"/>
              <w:bottom w:w="50" w:type="dxa"/>
              <w:right w:w="90" w:type="dxa"/>
            </w:tcMar>
            <w:vAlign w:val="center"/>
          </w:tcPr>
          <w:p w14:paraId="0AEB167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CDSCO cosmetic registration (Rules 2020) unchanged.</w:t>
            </w:r>
          </w:p>
        </w:tc>
        <w:tc>
          <w:tcPr>
            <w:tcW w:w="1400" w:type="dxa"/>
            <w:shd w:val="clear" w:color="auto" w:fill="FFFFFF" w:themeFill="background1"/>
            <w:tcMar>
              <w:top w:w="50" w:type="dxa"/>
              <w:left w:w="90" w:type="dxa"/>
              <w:bottom w:w="50" w:type="dxa"/>
              <w:right w:w="90" w:type="dxa"/>
            </w:tcMar>
            <w:vAlign w:val="center"/>
          </w:tcPr>
          <w:p w14:paraId="77C89AD4" w14:textId="3FF4005D"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1"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w:t>
            </w:r>
          </w:p>
        </w:tc>
      </w:tr>
      <w:tr w:rsidR="00BE5AE3" w:rsidRPr="00BE5AE3" w14:paraId="41943124" w14:textId="77777777" w:rsidTr="00115327">
        <w:tc>
          <w:tcPr>
            <w:tcW w:w="1650" w:type="dxa"/>
            <w:shd w:val="clear" w:color="auto" w:fill="FFFFFF" w:themeFill="background1"/>
            <w:tcMar>
              <w:top w:w="50" w:type="dxa"/>
              <w:left w:w="90" w:type="dxa"/>
              <w:bottom w:w="50" w:type="dxa"/>
              <w:right w:w="90" w:type="dxa"/>
            </w:tcMar>
            <w:vAlign w:val="center"/>
          </w:tcPr>
          <w:p w14:paraId="2BAFD255"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Medical devices (9018–22)</w:t>
            </w:r>
          </w:p>
        </w:tc>
        <w:tc>
          <w:tcPr>
            <w:tcW w:w="1300" w:type="dxa"/>
            <w:shd w:val="clear" w:color="auto" w:fill="FFFFFF" w:themeFill="background1"/>
            <w:tcMar>
              <w:top w:w="50" w:type="dxa"/>
              <w:left w:w="90" w:type="dxa"/>
              <w:bottom w:w="50" w:type="dxa"/>
              <w:right w:w="90" w:type="dxa"/>
            </w:tcMar>
            <w:vAlign w:val="center"/>
          </w:tcPr>
          <w:p w14:paraId="1324C69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~2–6%</w:t>
            </w:r>
          </w:p>
        </w:tc>
        <w:tc>
          <w:tcPr>
            <w:tcW w:w="1450" w:type="dxa"/>
            <w:shd w:val="clear" w:color="auto" w:fill="FFFFFF" w:themeFill="background1"/>
            <w:tcMar>
              <w:top w:w="50" w:type="dxa"/>
              <w:left w:w="90" w:type="dxa"/>
              <w:bottom w:w="50" w:type="dxa"/>
              <w:right w:w="90" w:type="dxa"/>
            </w:tcMar>
            <w:vAlign w:val="center"/>
          </w:tcPr>
          <w:p w14:paraId="04E291A7"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Reduced</w:t>
            </w:r>
          </w:p>
        </w:tc>
        <w:tc>
          <w:tcPr>
            <w:tcW w:w="3226" w:type="dxa"/>
            <w:shd w:val="clear" w:color="auto" w:fill="FFFFFF" w:themeFill="background1"/>
            <w:tcMar>
              <w:top w:w="50" w:type="dxa"/>
              <w:left w:w="90" w:type="dxa"/>
              <w:bottom w:w="50" w:type="dxa"/>
              <w:right w:w="90" w:type="dxa"/>
            </w:tcMar>
            <w:vAlign w:val="center"/>
          </w:tcPr>
          <w:p w14:paraId="02FA798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CDSCO (MDR 2017) unchanged; mutual-recognition framework.</w:t>
            </w:r>
          </w:p>
        </w:tc>
        <w:tc>
          <w:tcPr>
            <w:tcW w:w="1400" w:type="dxa"/>
            <w:shd w:val="clear" w:color="auto" w:fill="FFFFFF" w:themeFill="background1"/>
            <w:tcMar>
              <w:top w:w="50" w:type="dxa"/>
              <w:left w:w="90" w:type="dxa"/>
              <w:bottom w:w="50" w:type="dxa"/>
              <w:right w:w="90" w:type="dxa"/>
            </w:tcMar>
            <w:vAlign w:val="center"/>
          </w:tcPr>
          <w:p w14:paraId="5E14086D" w14:textId="2574FB9B" w:rsidR="00BE5AE3" w:rsidRPr="00BE5AE3" w:rsidRDefault="00EF6E80" w:rsidP="00AE0A2C">
            <w:pPr>
              <w:spacing w:after="0" w:line="240" w:lineRule="auto"/>
              <w:rPr>
                <w:rFonts w:ascii="Times New Roman" w:hAnsi="Times New Roman" w:cs="Times New Roman"/>
              </w:rPr>
            </w:pPr>
            <w:del w:id="5188" w:author="Citation Verification" w:date="2026-07-17T00:00:00Z">
              <w:r>
                <w:rPr>
                  <w:rFonts w:ascii="Times New Roman" w:eastAsia="Georgia" w:hAnsi="Times New Roman" w:cs="Times New Roman"/>
                </w:rPr>
                <w:delText xml:space="preserve">FTA</w:delText>
              </w:r>
            </w:del>
            <w:ins w:id="5189"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90" w:author="Citation Verification" w:date="2026-07-17T00:00:00Z">
              <w:r>
                <w:rPr>
                  <w:rFonts w:ascii="Times New Roman" w:eastAsia="Georgia" w:hAnsi="Times New Roman" w:cs="Times New Roman"/>
                </w:rPr>
                <w:delText xml:space="preserve">agreement</w:delText>
              </w:r>
            </w:del>
            <w:ins w:id="5191"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p.13</w:t>
            </w:r>
          </w:p>
        </w:tc>
      </w:tr>
      <w:tr w:rsidR="00BE5AE3" w:rsidRPr="00BE5AE3" w14:paraId="124053A5" w14:textId="77777777" w:rsidTr="00115327">
        <w:tc>
          <w:tcPr>
            <w:tcW w:w="1650" w:type="dxa"/>
            <w:shd w:val="clear" w:color="auto" w:fill="FFFFFF" w:themeFill="background1"/>
            <w:tcMar>
              <w:top w:w="50" w:type="dxa"/>
              <w:left w:w="90" w:type="dxa"/>
              <w:bottom w:w="50" w:type="dxa"/>
              <w:right w:w="90" w:type="dxa"/>
            </w:tcMar>
            <w:vAlign w:val="center"/>
          </w:tcPr>
          <w:p w14:paraId="6D2E0000"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Machinery &amp; electricals (84–85)</w:t>
            </w:r>
          </w:p>
        </w:tc>
        <w:tc>
          <w:tcPr>
            <w:tcW w:w="1300" w:type="dxa"/>
            <w:shd w:val="clear" w:color="auto" w:fill="FFFFFF" w:themeFill="background1"/>
            <w:tcMar>
              <w:top w:w="50" w:type="dxa"/>
              <w:left w:w="90" w:type="dxa"/>
              <w:bottom w:w="50" w:type="dxa"/>
              <w:right w:w="90" w:type="dxa"/>
            </w:tcMar>
            <w:vAlign w:val="center"/>
          </w:tcPr>
          <w:p w14:paraId="18C2FC9C"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~14%</w:t>
            </w:r>
          </w:p>
        </w:tc>
        <w:tc>
          <w:tcPr>
            <w:tcW w:w="1450" w:type="dxa"/>
            <w:shd w:val="clear" w:color="auto" w:fill="FFFFFF" w:themeFill="background1"/>
            <w:tcMar>
              <w:top w:w="50" w:type="dxa"/>
              <w:left w:w="90" w:type="dxa"/>
              <w:bottom w:w="50" w:type="dxa"/>
              <w:right w:w="90" w:type="dxa"/>
            </w:tcMar>
            <w:vAlign w:val="center"/>
          </w:tcPr>
          <w:p w14:paraId="0B61A2D9"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Reduced / phased</w:t>
            </w:r>
          </w:p>
        </w:tc>
        <w:tc>
          <w:tcPr>
            <w:tcW w:w="3226" w:type="dxa"/>
            <w:shd w:val="clear" w:color="auto" w:fill="FFFFFF" w:themeFill="background1"/>
            <w:tcMar>
              <w:top w:w="50" w:type="dxa"/>
              <w:left w:w="90" w:type="dxa"/>
              <w:bottom w:w="50" w:type="dxa"/>
              <w:right w:w="90" w:type="dxa"/>
            </w:tcMar>
            <w:vAlign w:val="center"/>
          </w:tcPr>
          <w:p w14:paraId="3BB11ED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BIS/CRS and WPC/TEC unchanged.</w:t>
            </w:r>
          </w:p>
        </w:tc>
        <w:tc>
          <w:tcPr>
            <w:tcW w:w="1400" w:type="dxa"/>
            <w:shd w:val="clear" w:color="auto" w:fill="FFFFFF" w:themeFill="background1"/>
            <w:tcMar>
              <w:top w:w="50" w:type="dxa"/>
              <w:left w:w="90" w:type="dxa"/>
              <w:bottom w:w="50" w:type="dxa"/>
              <w:right w:w="90" w:type="dxa"/>
            </w:tcMar>
            <w:vAlign w:val="center"/>
          </w:tcPr>
          <w:p w14:paraId="14F83CC7" w14:textId="345B1ECF"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235"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E5AE3" w:rsidRPr="00BE5AE3" w14:paraId="32EAD859" w14:textId="77777777" w:rsidTr="00115327">
        <w:tc>
          <w:tcPr>
            <w:tcW w:w="1650" w:type="dxa"/>
            <w:shd w:val="clear" w:color="auto" w:fill="FFFFFF" w:themeFill="background1"/>
            <w:tcMar>
              <w:top w:w="50" w:type="dxa"/>
              <w:left w:w="90" w:type="dxa"/>
              <w:bottom w:w="50" w:type="dxa"/>
              <w:right w:w="90" w:type="dxa"/>
            </w:tcMar>
            <w:vAlign w:val="center"/>
          </w:tcPr>
          <w:p w14:paraId="48D5A10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lastRenderedPageBreak/>
              <w:t>Chemicals &amp; plastics (28–29,39)</w:t>
            </w:r>
          </w:p>
        </w:tc>
        <w:tc>
          <w:tcPr>
            <w:tcW w:w="1300" w:type="dxa"/>
            <w:shd w:val="clear" w:color="auto" w:fill="FFFFFF" w:themeFill="background1"/>
            <w:tcMar>
              <w:top w:w="50" w:type="dxa"/>
              <w:left w:w="90" w:type="dxa"/>
              <w:bottom w:w="50" w:type="dxa"/>
              <w:right w:w="90" w:type="dxa"/>
            </w:tcMar>
            <w:vAlign w:val="center"/>
          </w:tcPr>
          <w:p w14:paraId="468E88D1"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~8% / 6%</w:t>
            </w:r>
          </w:p>
        </w:tc>
        <w:tc>
          <w:tcPr>
            <w:tcW w:w="1450" w:type="dxa"/>
            <w:shd w:val="clear" w:color="auto" w:fill="FFFFFF" w:themeFill="background1"/>
            <w:tcMar>
              <w:top w:w="50" w:type="dxa"/>
              <w:left w:w="90" w:type="dxa"/>
              <w:bottom w:w="50" w:type="dxa"/>
              <w:right w:w="90" w:type="dxa"/>
            </w:tcMar>
            <w:vAlign w:val="center"/>
          </w:tcPr>
          <w:p w14:paraId="65239184"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Reduced / phased</w:t>
            </w:r>
          </w:p>
        </w:tc>
        <w:tc>
          <w:tcPr>
            <w:tcW w:w="3226" w:type="dxa"/>
            <w:shd w:val="clear" w:color="auto" w:fill="FFFFFF" w:themeFill="background1"/>
            <w:tcMar>
              <w:top w:w="50" w:type="dxa"/>
              <w:left w:w="90" w:type="dxa"/>
              <w:bottom w:w="50" w:type="dxa"/>
              <w:right w:w="90" w:type="dxa"/>
            </w:tcMar>
            <w:vAlign w:val="center"/>
          </w:tcPr>
          <w:p w14:paraId="20925BC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Safety compliance unchanged.</w:t>
            </w:r>
          </w:p>
        </w:tc>
        <w:tc>
          <w:tcPr>
            <w:tcW w:w="1400" w:type="dxa"/>
            <w:shd w:val="clear" w:color="auto" w:fill="FFFFFF" w:themeFill="background1"/>
            <w:tcMar>
              <w:top w:w="50" w:type="dxa"/>
              <w:left w:w="90" w:type="dxa"/>
              <w:bottom w:w="50" w:type="dxa"/>
              <w:right w:w="90" w:type="dxa"/>
            </w:tcMar>
            <w:vAlign w:val="center"/>
          </w:tcPr>
          <w:p w14:paraId="29D6DD0C" w14:textId="09853E7C"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23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E5AE3" w:rsidRPr="00BE5AE3" w14:paraId="4CE9A4DC" w14:textId="77777777" w:rsidTr="00115327">
        <w:tc>
          <w:tcPr>
            <w:tcW w:w="1650" w:type="dxa"/>
            <w:shd w:val="clear" w:color="auto" w:fill="FFFFFF" w:themeFill="background1"/>
            <w:tcMar>
              <w:top w:w="50" w:type="dxa"/>
              <w:left w:w="90" w:type="dxa"/>
              <w:bottom w:w="50" w:type="dxa"/>
              <w:right w:w="90" w:type="dxa"/>
            </w:tcMar>
            <w:vAlign w:val="center"/>
          </w:tcPr>
          <w:p w14:paraId="767A90A4"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Metals &amp; construction (69–76)</w:t>
            </w:r>
          </w:p>
        </w:tc>
        <w:tc>
          <w:tcPr>
            <w:tcW w:w="1300" w:type="dxa"/>
            <w:shd w:val="clear" w:color="auto" w:fill="FFFFFF" w:themeFill="background1"/>
            <w:tcMar>
              <w:top w:w="50" w:type="dxa"/>
              <w:left w:w="90" w:type="dxa"/>
              <w:bottom w:w="50" w:type="dxa"/>
              <w:right w:w="90" w:type="dxa"/>
            </w:tcMar>
            <w:vAlign w:val="center"/>
          </w:tcPr>
          <w:p w14:paraId="570BDA4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Up to ~10–12%</w:t>
            </w:r>
          </w:p>
        </w:tc>
        <w:tc>
          <w:tcPr>
            <w:tcW w:w="1450" w:type="dxa"/>
            <w:shd w:val="clear" w:color="auto" w:fill="FFFFFF" w:themeFill="background1"/>
            <w:tcMar>
              <w:top w:w="50" w:type="dxa"/>
              <w:left w:w="90" w:type="dxa"/>
              <w:bottom w:w="50" w:type="dxa"/>
              <w:right w:w="90" w:type="dxa"/>
            </w:tcMar>
            <w:vAlign w:val="center"/>
          </w:tcPr>
          <w:p w14:paraId="7CC131C0"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Reduced / phased</w:t>
            </w:r>
          </w:p>
        </w:tc>
        <w:tc>
          <w:tcPr>
            <w:tcW w:w="3226" w:type="dxa"/>
            <w:shd w:val="clear" w:color="auto" w:fill="FFFFFF" w:themeFill="background1"/>
            <w:tcMar>
              <w:top w:w="50" w:type="dxa"/>
              <w:left w:w="90" w:type="dxa"/>
              <w:bottom w:w="50" w:type="dxa"/>
              <w:right w:w="90" w:type="dxa"/>
            </w:tcMar>
            <w:vAlign w:val="center"/>
          </w:tcPr>
          <w:p w14:paraId="1A9E84CB"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BIS QCOs unchanged.</w:t>
            </w:r>
          </w:p>
        </w:tc>
        <w:tc>
          <w:tcPr>
            <w:tcW w:w="1400" w:type="dxa"/>
            <w:shd w:val="clear" w:color="auto" w:fill="FFFFFF" w:themeFill="background1"/>
            <w:tcMar>
              <w:top w:w="50" w:type="dxa"/>
              <w:left w:w="90" w:type="dxa"/>
              <w:bottom w:w="50" w:type="dxa"/>
              <w:right w:w="90" w:type="dxa"/>
            </w:tcMar>
            <w:vAlign w:val="center"/>
          </w:tcPr>
          <w:p w14:paraId="4E5924E8" w14:textId="4DDFFD13"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237"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BE5AE3" w:rsidRPr="00BE5AE3" w14:paraId="37933A3B" w14:textId="77777777" w:rsidTr="00115327">
        <w:tc>
          <w:tcPr>
            <w:tcW w:w="1650" w:type="dxa"/>
            <w:shd w:val="clear" w:color="auto" w:fill="FFFFFF" w:themeFill="background1"/>
            <w:tcMar>
              <w:top w:w="50" w:type="dxa"/>
              <w:left w:w="90" w:type="dxa"/>
              <w:bottom w:w="50" w:type="dxa"/>
              <w:right w:w="90" w:type="dxa"/>
            </w:tcMar>
            <w:vAlign w:val="center"/>
          </w:tcPr>
          <w:p w14:paraId="3A6657D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 xml:space="preserve">Sensitive agri (dairy, cereals, oils, apples)</w:t>
            </w:r>
          </w:p>
        </w:tc>
        <w:tc>
          <w:tcPr>
            <w:tcW w:w="1300" w:type="dxa"/>
            <w:shd w:val="clear" w:color="auto" w:fill="FFFFFF" w:themeFill="background1"/>
            <w:tcMar>
              <w:top w:w="50" w:type="dxa"/>
              <w:left w:w="90" w:type="dxa"/>
              <w:bottom w:w="50" w:type="dxa"/>
              <w:right w:w="90" w:type="dxa"/>
            </w:tcMar>
            <w:vAlign w:val="center"/>
          </w:tcPr>
          <w:p w14:paraId="03441392"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High</w:t>
            </w:r>
          </w:p>
        </w:tc>
        <w:tc>
          <w:tcPr>
            <w:tcW w:w="1450" w:type="dxa"/>
            <w:shd w:val="clear" w:color="auto" w:fill="FFFFFF" w:themeFill="background1"/>
            <w:tcMar>
              <w:top w:w="50" w:type="dxa"/>
              <w:left w:w="90" w:type="dxa"/>
              <w:bottom w:w="50" w:type="dxa"/>
              <w:right w:w="90" w:type="dxa"/>
            </w:tcMar>
            <w:vAlign w:val="center"/>
          </w:tcPr>
          <w:p w14:paraId="65AF7A50"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Excluded</w:t>
            </w:r>
          </w:p>
        </w:tc>
        <w:tc>
          <w:tcPr>
            <w:tcW w:w="3226" w:type="dxa"/>
            <w:shd w:val="clear" w:color="auto" w:fill="FFFFFF" w:themeFill="background1"/>
            <w:tcMar>
              <w:top w:w="50" w:type="dxa"/>
              <w:left w:w="90" w:type="dxa"/>
              <w:bottom w:w="50" w:type="dxa"/>
              <w:right w:w="90" w:type="dxa"/>
            </w:tcMar>
            <w:vAlign w:val="center"/>
          </w:tcPr>
          <w:p w14:paraId="17F44AB3"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Protected — no concession; FSSAI/quarantine unchanged.</w:t>
            </w:r>
          </w:p>
        </w:tc>
        <w:tc>
          <w:tcPr>
            <w:tcW w:w="1400" w:type="dxa"/>
            <w:shd w:val="clear" w:color="auto" w:fill="FFFFFF" w:themeFill="background1"/>
            <w:tcMar>
              <w:top w:w="50" w:type="dxa"/>
              <w:left w:w="90" w:type="dxa"/>
              <w:bottom w:w="50" w:type="dxa"/>
              <w:right w:w="90" w:type="dxa"/>
            </w:tcMar>
            <w:vAlign w:val="center"/>
          </w:tcPr>
          <w:p w14:paraId="11E27445" w14:textId="10E8409B"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 xml:space="preserve">PIB 2274280; PIB (29.7.20</w:t>
            </w:r>
            <w:ins w:id="5079"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p.20</w:t>
            </w:r>
          </w:p>
        </w:tc>
      </w:tr>
      <w:tr w:rsidR="00BE5AE3" w:rsidRPr="00BE5AE3" w14:paraId="21DF9BEB" w14:textId="77777777" w:rsidTr="00115327">
        <w:tc>
          <w:tcPr>
            <w:tcW w:w="1650" w:type="dxa"/>
            <w:shd w:val="clear" w:color="auto" w:fill="FFFFFF" w:themeFill="background1"/>
            <w:tcMar>
              <w:top w:w="50" w:type="dxa"/>
              <w:left w:w="90" w:type="dxa"/>
              <w:bottom w:w="50" w:type="dxa"/>
              <w:right w:w="90" w:type="dxa"/>
            </w:tcMar>
            <w:vAlign w:val="center"/>
          </w:tcPr>
          <w:p w14:paraId="262DC7FF"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 xml:space="preserve">Gold, jewellery, lab-grown diamonds, smartphones, optic fibre</w:t>
            </w:r>
          </w:p>
        </w:tc>
        <w:tc>
          <w:tcPr>
            <w:tcW w:w="1300" w:type="dxa"/>
            <w:shd w:val="clear" w:color="auto" w:fill="FFFFFF" w:themeFill="background1"/>
            <w:tcMar>
              <w:top w:w="50" w:type="dxa"/>
              <w:left w:w="90" w:type="dxa"/>
              <w:bottom w:w="50" w:type="dxa"/>
              <w:right w:w="90" w:type="dxa"/>
            </w:tcMar>
            <w:vAlign w:val="center"/>
          </w:tcPr>
          <w:p w14:paraId="455E3DF4"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High</w:t>
            </w:r>
          </w:p>
        </w:tc>
        <w:tc>
          <w:tcPr>
            <w:tcW w:w="1450" w:type="dxa"/>
            <w:shd w:val="clear" w:color="auto" w:fill="FFFFFF" w:themeFill="background1"/>
            <w:tcMar>
              <w:top w:w="50" w:type="dxa"/>
              <w:left w:w="90" w:type="dxa"/>
              <w:bottom w:w="50" w:type="dxa"/>
              <w:right w:w="90" w:type="dxa"/>
            </w:tcMar>
            <w:vAlign w:val="center"/>
          </w:tcPr>
          <w:p w14:paraId="4B7B9BF2"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Excluded / protected</w:t>
            </w:r>
          </w:p>
        </w:tc>
        <w:tc>
          <w:tcPr>
            <w:tcW w:w="3226" w:type="dxa"/>
            <w:shd w:val="clear" w:color="auto" w:fill="FFFFFF" w:themeFill="background1"/>
            <w:tcMar>
              <w:top w:w="50" w:type="dxa"/>
              <w:left w:w="90" w:type="dxa"/>
              <w:bottom w:w="50" w:type="dxa"/>
              <w:right w:w="90" w:type="dxa"/>
            </w:tcMar>
            <w:vAlign w:val="center"/>
          </w:tcPr>
          <w:p w14:paraId="601A78BD"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Strategic exclusions retained.</w:t>
            </w:r>
          </w:p>
        </w:tc>
        <w:tc>
          <w:tcPr>
            <w:tcW w:w="1400" w:type="dxa"/>
            <w:shd w:val="clear" w:color="auto" w:fill="FFFFFF" w:themeFill="background1"/>
            <w:tcMar>
              <w:top w:w="50" w:type="dxa"/>
              <w:left w:w="90" w:type="dxa"/>
              <w:bottom w:w="50" w:type="dxa"/>
              <w:right w:w="90" w:type="dxa"/>
            </w:tcMar>
            <w:vAlign w:val="center"/>
          </w:tcPr>
          <w:p w14:paraId="7296E517" w14:textId="0F53B5D9"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 xml:space="preserve">PIB 2274280; PIB (29.7.20</w:t>
            </w:r>
            <w:ins w:id="5080"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p.20</w:t>
            </w:r>
          </w:p>
        </w:tc>
      </w:tr>
      <w:tr w:rsidR="00BE5AE3" w:rsidRPr="00BE5AE3" w14:paraId="49414E41" w14:textId="77777777" w:rsidTr="00115327">
        <w:tc>
          <w:tcPr>
            <w:tcW w:w="1650" w:type="dxa"/>
            <w:shd w:val="clear" w:color="auto" w:fill="FFFFFF" w:themeFill="background1"/>
            <w:tcMar>
              <w:top w:w="50" w:type="dxa"/>
              <w:left w:w="90" w:type="dxa"/>
              <w:bottom w:w="50" w:type="dxa"/>
              <w:right w:w="90" w:type="dxa"/>
            </w:tcMar>
            <w:vAlign w:val="center"/>
          </w:tcPr>
          <w:p w14:paraId="1A6D43E4"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b/>
                <w:bCs/>
              </w:rPr>
              <w:t>Strategic (Make in India / PLI) lines</w:t>
            </w:r>
          </w:p>
        </w:tc>
        <w:tc>
          <w:tcPr>
            <w:tcW w:w="1300" w:type="dxa"/>
            <w:shd w:val="clear" w:color="auto" w:fill="FFFFFF" w:themeFill="background1"/>
            <w:tcMar>
              <w:top w:w="50" w:type="dxa"/>
              <w:left w:w="90" w:type="dxa"/>
              <w:bottom w:w="50" w:type="dxa"/>
              <w:right w:w="90" w:type="dxa"/>
            </w:tcMar>
            <w:vAlign w:val="center"/>
          </w:tcPr>
          <w:p w14:paraId="6CD23A2C"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Various</w:t>
            </w:r>
          </w:p>
        </w:tc>
        <w:tc>
          <w:tcPr>
            <w:tcW w:w="1450" w:type="dxa"/>
            <w:shd w:val="clear" w:color="auto" w:fill="FFFFFF" w:themeFill="background1"/>
            <w:tcMar>
              <w:top w:w="50" w:type="dxa"/>
              <w:left w:w="90" w:type="dxa"/>
              <w:bottom w:w="50" w:type="dxa"/>
              <w:right w:w="90" w:type="dxa"/>
            </w:tcMar>
            <w:vAlign w:val="center"/>
          </w:tcPr>
          <w:p w14:paraId="580E9A9A" w14:textId="77777777" w:rsidR="00BE5AE3" w:rsidRPr="00B86207" w:rsidRDefault="00BE5AE3" w:rsidP="00AE0A2C">
            <w:pPr>
              <w:spacing w:after="0" w:line="240" w:lineRule="auto"/>
              <w:rPr>
                <w:rFonts w:ascii="Times New Roman" w:hAnsi="Times New Roman" w:cs="Times New Roman"/>
              </w:rPr>
            </w:pPr>
            <w:r>
              <w:rPr>
                <w:rFonts w:ascii="Times New Roman" w:eastAsia="Georgia" w:hAnsi="Times New Roman" w:cs="Times New Roman"/>
              </w:rPr>
              <w:t>Gradual 5/7/10 yr</w:t>
            </w:r>
          </w:p>
        </w:tc>
        <w:tc>
          <w:tcPr>
            <w:tcW w:w="3226" w:type="dxa"/>
            <w:shd w:val="clear" w:color="auto" w:fill="FFFFFF" w:themeFill="background1"/>
            <w:tcMar>
              <w:top w:w="50" w:type="dxa"/>
              <w:left w:w="90" w:type="dxa"/>
              <w:bottom w:w="50" w:type="dxa"/>
              <w:right w:w="90" w:type="dxa"/>
            </w:tcMar>
            <w:vAlign w:val="center"/>
          </w:tcPr>
          <w:p w14:paraId="434DE016" w14:textId="77777777" w:rsidR="00BE5AE3" w:rsidRPr="00BE5AE3" w:rsidRDefault="00BE5AE3" w:rsidP="00AE0A2C">
            <w:pPr>
              <w:spacing w:after="0" w:line="240" w:lineRule="auto"/>
              <w:rPr>
                <w:rFonts w:ascii="Times New Roman" w:hAnsi="Times New Roman" w:cs="Times New Roman"/>
              </w:rPr>
            </w:pPr>
            <w:r>
              <w:rPr>
                <w:rFonts w:ascii="Times New Roman" w:eastAsia="Georgia" w:hAnsi="Times New Roman" w:cs="Times New Roman"/>
              </w:rPr>
              <w:t>Longest transitions; check the schedule by HS.</w:t>
            </w:r>
          </w:p>
        </w:tc>
        <w:tc>
          <w:tcPr>
            <w:tcW w:w="1400" w:type="dxa"/>
            <w:shd w:val="clear" w:color="auto" w:fill="FFFFFF" w:themeFill="background1"/>
            <w:tcMar>
              <w:top w:w="50" w:type="dxa"/>
              <w:left w:w="90" w:type="dxa"/>
              <w:bottom w:w="50" w:type="dxa"/>
              <w:right w:w="90" w:type="dxa"/>
            </w:tcMar>
            <w:vAlign w:val="center"/>
          </w:tcPr>
          <w:p w14:paraId="1D9A732D" w14:textId="3A9CD343" w:rsidR="00BE5AE3" w:rsidRPr="00BE5AE3"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41"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pp.5,20</w:t>
            </w:r>
          </w:p>
        </w:tc>
      </w:tr>
    </w:tbl>
    <w:p w14:paraId="6C4E93CC" w14:textId="77777777" w:rsidR="00BE5AE3" w:rsidRDefault="00BE5AE3" w:rsidP="006F7975">
      <w:pPr>
        <w:rPr>
          <w:rFonts w:ascii="Times New Roman" w:hAnsi="Times New Roman" w:cs="Times New Roman"/>
          <w:b/>
          <w:bCs/>
          <w:u w:val="single"/>
        </w:rPr>
      </w:pPr>
    </w:p>
    <w:p w14:paraId="01578275" w14:textId="77777777" w:rsidR="000B270B" w:rsidRDefault="000B270B" w:rsidP="006F7975">
      <w:pPr>
        <w:rPr>
          <w:rFonts w:ascii="Times New Roman" w:hAnsi="Times New Roman" w:cs="Times New Roman"/>
          <w:b/>
          <w:bCs/>
          <w:u w:val="single"/>
        </w:rPr>
      </w:pPr>
    </w:p>
    <w:p w14:paraId="2782D76E" w14:textId="77777777" w:rsidR="008C057E" w:rsidRDefault="008C057E" w:rsidP="006F7975">
      <w:pPr>
        <w:rPr>
          <w:rFonts w:ascii="Times New Roman" w:hAnsi="Times New Roman" w:cs="Times New Roman"/>
          <w:b/>
          <w:bCs/>
          <w:u w:val="single"/>
        </w:rPr>
      </w:pPr>
    </w:p>
    <w:p w14:paraId="52BFA9FF" w14:textId="77777777" w:rsidR="008C057E" w:rsidRDefault="008C057E" w:rsidP="006F7975">
      <w:pPr>
        <w:rPr>
          <w:rFonts w:ascii="Times New Roman" w:hAnsi="Times New Roman" w:cs="Times New Roman"/>
          <w:b/>
          <w:bCs/>
          <w:u w:val="single"/>
        </w:rPr>
      </w:pPr>
    </w:p>
    <w:p w14:paraId="1EC5AC95" w14:textId="77777777" w:rsidR="008C057E" w:rsidRDefault="008C057E" w:rsidP="006F7975">
      <w:pPr>
        <w:rPr>
          <w:rFonts w:ascii="Times New Roman" w:hAnsi="Times New Roman" w:cs="Times New Roman"/>
          <w:b/>
          <w:bCs/>
          <w:u w:val="single"/>
        </w:rPr>
      </w:pPr>
    </w:p>
    <w:p w14:paraId="1A873B69" w14:textId="77777777" w:rsidR="008C057E" w:rsidRDefault="008C057E" w:rsidP="006F7975">
      <w:pPr>
        <w:rPr>
          <w:rFonts w:ascii="Times New Roman" w:hAnsi="Times New Roman" w:cs="Times New Roman"/>
          <w:b/>
          <w:bCs/>
          <w:u w:val="single"/>
        </w:rPr>
      </w:pPr>
    </w:p>
    <w:p w14:paraId="18A4AF9A" w14:textId="207A9A89" w:rsidR="000B270B" w:rsidRDefault="000B270B" w:rsidP="006F7975">
      <w:pPr>
        <w:rPr>
          <w:rFonts w:ascii="Times New Roman" w:hAnsi="Times New Roman" w:cs="Times New Roman"/>
          <w:b/>
          <w:bCs/>
          <w:u w:val="single"/>
        </w:rPr>
      </w:pPr>
      <w:r>
        <w:rPr>
          <w:rFonts w:ascii="Times New Roman" w:hAnsi="Times New Roman" w:cs="Times New Roman"/>
          <w:b/>
          <w:bCs/>
          <w:u w:val="single"/>
        </w:rPr>
        <w:t xml:space="preserve">CHAPTER-3: POST FTA POSITION</w:t>
      </w:r>
    </w:p>
    <w:p w14:paraId="510595D5" w14:textId="56B32C3D" w:rsidR="00903143" w:rsidRPr="000B270B" w:rsidRDefault="00AB5BEE" w:rsidP="00903143">
      <w:pPr>
        <w:pStyle w:val="ListParagraph"/>
        <w:keepNext/>
        <w:numPr>
          <w:ilvl w:val="0"/>
          <w:numId w:val="7"/>
        </w:numPr>
        <w:shd w:val="clear" w:color="auto" w:fill="FFFFFF" w:themeFill="background1"/>
        <w:spacing w:before="60" w:after="60"/>
        <w:ind w:left="0"/>
        <w:rPr>
          <w:rFonts w:ascii="Times New Roman" w:eastAsia="Georgia" w:hAnsi="Times New Roman" w:cs="Times New Roman"/>
          <w:b/>
          <w:bCs/>
          <w:u w:val="single"/>
        </w:rPr>
      </w:pPr>
      <w:r>
        <w:rPr>
          <w:rFonts w:ascii="Times New Roman" w:eastAsia="Georgia" w:hAnsi="Times New Roman" w:cs="Times New Roman"/>
          <w:b/>
          <w:bCs/>
          <w:u w:val="single"/>
        </w:rPr>
        <w:lastRenderedPageBreak/>
        <w:t xml:space="preserve">POST FTA- INDIA'S EXPORTS TO THE UK, BY SECTOR</w:t>
      </w:r>
    </w:p>
    <w:p w14:paraId="5E51DF06" w14:textId="77777777" w:rsidR="00903143" w:rsidRDefault="00903143" w:rsidP="00903143">
      <w:pPr>
        <w:keepNext/>
        <w:shd w:val="clear" w:color="auto" w:fill="FFFFFF" w:themeFill="background1"/>
        <w:spacing w:before="60" w:after="60"/>
        <w:rPr>
          <w:rFonts w:ascii="Times New Roman" w:eastAsia="Georgia" w:hAnsi="Times New Roman" w:cs="Times New Roman"/>
          <w:b/>
          <w:bCs/>
          <w:u w:val="single"/>
        </w:rPr>
      </w:pPr>
    </w:p>
    <w:p w14:paraId="05E5D06F" w14:textId="55F34C5E" w:rsidR="00903143" w:rsidRDefault="00903143" w:rsidP="00AB5BEE">
      <w:pPr>
        <w:pStyle w:val="ListParagraph"/>
        <w:keepNext/>
        <w:numPr>
          <w:ilvl w:val="0"/>
          <w:numId w:val="8"/>
        </w:numPr>
        <w:shd w:val="clear" w:color="auto" w:fill="FFFFFF" w:themeFill="background1"/>
        <w:spacing w:before="60" w:after="60"/>
        <w:rPr>
          <w:rFonts w:ascii="Times New Roman" w:eastAsia="Georgia" w:hAnsi="Times New Roman" w:cs="Times New Roman"/>
          <w:b/>
          <w:bCs/>
          <w:u w:val="single"/>
        </w:rPr>
      </w:pPr>
      <w:r>
        <w:rPr>
          <w:rFonts w:ascii="Times New Roman" w:eastAsia="Georgia" w:hAnsi="Times New Roman" w:cs="Times New Roman"/>
          <w:b/>
          <w:bCs/>
          <w:u w:val="single"/>
        </w:rPr>
        <w:t>GOODS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01"/>
        <w:gridCol w:w="1755"/>
        <w:gridCol w:w="3377"/>
        <w:gridCol w:w="1993"/>
      </w:tblGrid>
      <w:tr w:rsidR="00AB5BEE" w:rsidRPr="00AB5BEE" w14:paraId="57CA7AD5" w14:textId="77777777" w:rsidTr="00AB5BEE">
        <w:trPr>
          <w:tblHeader/>
        </w:trPr>
        <w:tc>
          <w:tcPr>
            <w:tcW w:w="1950" w:type="dxa"/>
            <w:shd w:val="clear" w:color="auto" w:fill="FFFFFF" w:themeFill="background1"/>
            <w:tcMar>
              <w:top w:w="55" w:type="dxa"/>
              <w:left w:w="90" w:type="dxa"/>
              <w:bottom w:w="55" w:type="dxa"/>
              <w:right w:w="90" w:type="dxa"/>
            </w:tcMar>
            <w:vAlign w:val="center"/>
          </w:tcPr>
          <w:p w14:paraId="04861E95" w14:textId="77777777" w:rsidR="00AB5BEE" w:rsidRPr="00AB5BEE" w:rsidRDefault="00AB5BEE" w:rsidP="00AE0A2C">
            <w:pPr>
              <w:spacing w:after="0" w:line="250" w:lineRule="auto"/>
              <w:rPr>
                <w:rFonts w:ascii="Times New Roman" w:hAnsi="Times New Roman" w:cs="Times New Roman"/>
              </w:rPr>
            </w:pPr>
            <w:r>
              <w:rPr>
                <w:rFonts w:ascii="Times New Roman" w:eastAsia="Georgia" w:hAnsi="Times New Roman" w:cs="Times New Roman"/>
                <w:b/>
                <w:bCs/>
              </w:rPr>
              <w:t>Goods category (HS)</w:t>
            </w:r>
          </w:p>
        </w:tc>
        <w:tc>
          <w:tcPr>
            <w:tcW w:w="1850" w:type="dxa"/>
            <w:shd w:val="clear" w:color="auto" w:fill="FFFFFF" w:themeFill="background1"/>
            <w:tcMar>
              <w:top w:w="55" w:type="dxa"/>
              <w:left w:w="90" w:type="dxa"/>
              <w:bottom w:w="55" w:type="dxa"/>
              <w:right w:w="90" w:type="dxa"/>
            </w:tcMar>
            <w:vAlign w:val="center"/>
          </w:tcPr>
          <w:p w14:paraId="284FE2F7" w14:textId="77777777" w:rsidR="00AB5BEE" w:rsidRPr="00AB5BEE" w:rsidRDefault="00AB5BEE" w:rsidP="00AE0A2C">
            <w:pPr>
              <w:spacing w:after="0" w:line="250" w:lineRule="auto"/>
              <w:rPr>
                <w:rFonts w:ascii="Times New Roman" w:hAnsi="Times New Roman" w:cs="Times New Roman"/>
              </w:rPr>
            </w:pPr>
            <w:r>
              <w:rPr>
                <w:rFonts w:ascii="Times New Roman" w:eastAsia="Georgia" w:hAnsi="Times New Roman" w:cs="Times New Roman"/>
                <w:b/>
                <w:bCs/>
              </w:rPr>
              <w:t>Duty / market access (post-FTA)</w:t>
            </w:r>
          </w:p>
        </w:tc>
        <w:tc>
          <w:tcPr>
            <w:tcW w:w="3826" w:type="dxa"/>
            <w:shd w:val="clear" w:color="auto" w:fill="FFFFFF" w:themeFill="background1"/>
            <w:tcMar>
              <w:top w:w="55" w:type="dxa"/>
              <w:left w:w="90" w:type="dxa"/>
              <w:bottom w:w="55" w:type="dxa"/>
              <w:right w:w="90" w:type="dxa"/>
            </w:tcMar>
            <w:vAlign w:val="center"/>
          </w:tcPr>
          <w:p w14:paraId="1BC2F759" w14:textId="77777777" w:rsidR="00AB5BEE" w:rsidRPr="00AB5BEE" w:rsidRDefault="00AB5BEE" w:rsidP="00AE0A2C">
            <w:pPr>
              <w:spacing w:after="0" w:line="250" w:lineRule="auto"/>
              <w:rPr>
                <w:rFonts w:ascii="Times New Roman" w:hAnsi="Times New Roman" w:cs="Times New Roman"/>
              </w:rPr>
            </w:pPr>
            <w:r>
              <w:rPr>
                <w:rFonts w:ascii="Times New Roman" w:eastAsia="Georgia" w:hAnsi="Times New Roman" w:cs="Times New Roman"/>
                <w:b/>
                <w:bCs/>
              </w:rPr>
              <w:t>Compliance requirements &amp; conditions (what changed)</w:t>
            </w:r>
          </w:p>
        </w:tc>
        <w:tc>
          <w:tcPr>
            <w:tcW w:w="1400" w:type="dxa"/>
            <w:shd w:val="clear" w:color="auto" w:fill="FFFFFF" w:themeFill="background1"/>
            <w:tcMar>
              <w:top w:w="55" w:type="dxa"/>
              <w:left w:w="90" w:type="dxa"/>
              <w:bottom w:w="55" w:type="dxa"/>
              <w:right w:w="90" w:type="dxa"/>
            </w:tcMar>
            <w:vAlign w:val="center"/>
          </w:tcPr>
          <w:p w14:paraId="2197CE1A" w14:textId="77777777" w:rsidR="00AB5BEE" w:rsidRPr="00AB5BEE" w:rsidRDefault="00AB5BEE" w:rsidP="00AE0A2C">
            <w:pPr>
              <w:spacing w:after="0" w:line="250" w:lineRule="auto"/>
              <w:rPr>
                <w:rFonts w:ascii="Times New Roman" w:hAnsi="Times New Roman" w:cs="Times New Roman"/>
              </w:rPr>
            </w:pPr>
            <w:r>
              <w:rPr>
                <w:rFonts w:ascii="Times New Roman" w:eastAsia="Georgia" w:hAnsi="Times New Roman" w:cs="Times New Roman"/>
                <w:b/>
                <w:bCs/>
              </w:rPr>
              <w:t>Source / cross-reference</w:t>
            </w:r>
          </w:p>
        </w:tc>
      </w:tr>
      <w:tr w:rsidR="00AB5BEE" w:rsidRPr="00AB5BEE" w14:paraId="1525839E" w14:textId="77777777" w:rsidTr="00AB5BEE">
        <w:tc>
          <w:tcPr>
            <w:tcW w:w="1950" w:type="dxa"/>
            <w:shd w:val="clear" w:color="auto" w:fill="FFFFFF" w:themeFill="background1"/>
            <w:tcMar>
              <w:top w:w="50" w:type="dxa"/>
              <w:left w:w="90" w:type="dxa"/>
              <w:bottom w:w="50" w:type="dxa"/>
              <w:right w:w="90" w:type="dxa"/>
            </w:tcMar>
            <w:vAlign w:val="center"/>
          </w:tcPr>
          <w:p w14:paraId="0DD730D9"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Textiles, apparel &amp; carpets (50–63)</w:t>
            </w:r>
          </w:p>
        </w:tc>
        <w:tc>
          <w:tcPr>
            <w:tcW w:w="1850" w:type="dxa"/>
            <w:shd w:val="clear" w:color="auto" w:fill="FFFFFF" w:themeFill="background1"/>
            <w:tcMar>
              <w:top w:w="50" w:type="dxa"/>
              <w:left w:w="90" w:type="dxa"/>
              <w:bottom w:w="50" w:type="dxa"/>
              <w:right w:w="90" w:type="dxa"/>
            </w:tcMar>
            <w:vAlign w:val="center"/>
          </w:tcPr>
          <w:p w14:paraId="1379A4CA"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from day one (was up to ~12%)</w:t>
            </w:r>
          </w:p>
        </w:tc>
        <w:tc>
          <w:tcPr>
            <w:tcW w:w="3826" w:type="dxa"/>
            <w:shd w:val="clear" w:color="auto" w:fill="FFFFFF" w:themeFill="background1"/>
            <w:tcMar>
              <w:top w:w="50" w:type="dxa"/>
              <w:left w:w="90" w:type="dxa"/>
              <w:bottom w:w="50" w:type="dxa"/>
              <w:right w:w="90" w:type="dxa"/>
            </w:tcMar>
            <w:vAlign w:val="center"/>
          </w:tcPr>
          <w:p w14:paraId="3CB39673"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Now: CETA self-certified origin (Annex 3A) + CETA preference codes on CDS; Form A/REX invalid. UK labelling/UKCA unchanged</w:t>
            </w:r>
          </w:p>
        </w:tc>
        <w:tc>
          <w:tcPr>
            <w:tcW w:w="1400" w:type="dxa"/>
            <w:shd w:val="clear" w:color="auto" w:fill="FFFFFF" w:themeFill="background1"/>
            <w:tcMar>
              <w:top w:w="50" w:type="dxa"/>
              <w:left w:w="90" w:type="dxa"/>
              <w:bottom w:w="50" w:type="dxa"/>
              <w:right w:w="90" w:type="dxa"/>
            </w:tcMar>
            <w:vAlign w:val="center"/>
          </w:tcPr>
          <w:p w14:paraId="509F950A" w14:textId="39457C74"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 xml:space="preserve">PIB 2274280; PIB (29.7.20</w:t>
            </w:r>
            <w:ins w:id="500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p.5; </w:t>
            </w:r>
            <w:del w:id="5007" w:author="Citation Verification" w:date="2026-07-17T00:00:00Z">
              <w:r>
                <w:rPr>
                  <w:rFonts w:ascii="Times New Roman" w:eastAsia="Georgia" w:hAnsi="Times New Roman" w:cs="Times New Roman"/>
                </w:rPr>
                <w:delText xml:space="preserve">FTA</w:delText>
              </w:r>
            </w:del>
            <w:ins w:id="5008"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09" w:author="Citation Verification" w:date="2026-07-17T00:00:00Z">
              <w:r>
                <w:rPr>
                  <w:rFonts w:ascii="Times New Roman" w:eastAsia="Georgia" w:hAnsi="Times New Roman" w:cs="Times New Roman"/>
                </w:rPr>
                <w:delText xml:space="preserve">agreement</w:delText>
              </w:r>
            </w:del>
            <w:ins w:id="5010"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p.9</w:t>
            </w:r>
          </w:p>
        </w:tc>
      </w:tr>
      <w:tr w:rsidR="00AB5BEE" w:rsidRPr="00AB5BEE" w14:paraId="6EF9159B" w14:textId="77777777" w:rsidTr="00AB5BEE">
        <w:tc>
          <w:tcPr>
            <w:tcW w:w="1950" w:type="dxa"/>
            <w:shd w:val="clear" w:color="auto" w:fill="FFFFFF" w:themeFill="background1"/>
            <w:tcMar>
              <w:top w:w="50" w:type="dxa"/>
              <w:left w:w="90" w:type="dxa"/>
              <w:bottom w:w="50" w:type="dxa"/>
              <w:right w:w="90" w:type="dxa"/>
            </w:tcMar>
            <w:vAlign w:val="center"/>
          </w:tcPr>
          <w:p w14:paraId="5B36F5DA"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Leather &amp; footwear (41–43,64)</w:t>
            </w:r>
          </w:p>
        </w:tc>
        <w:tc>
          <w:tcPr>
            <w:tcW w:w="1850" w:type="dxa"/>
            <w:shd w:val="clear" w:color="auto" w:fill="FFFFFF" w:themeFill="background1"/>
            <w:tcMar>
              <w:top w:w="50" w:type="dxa"/>
              <w:left w:w="90" w:type="dxa"/>
              <w:bottom w:w="50" w:type="dxa"/>
              <w:right w:w="90" w:type="dxa"/>
            </w:tcMar>
            <w:vAlign w:val="center"/>
          </w:tcPr>
          <w:p w14:paraId="66828189"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(was up to ~16%)</w:t>
            </w:r>
          </w:p>
        </w:tc>
        <w:tc>
          <w:tcPr>
            <w:tcW w:w="3826" w:type="dxa"/>
            <w:shd w:val="clear" w:color="auto" w:fill="FFFFFF" w:themeFill="background1"/>
            <w:tcMar>
              <w:top w:w="50" w:type="dxa"/>
              <w:left w:w="90" w:type="dxa"/>
              <w:bottom w:w="50" w:type="dxa"/>
              <w:right w:w="90" w:type="dxa"/>
            </w:tcMar>
            <w:vAlign w:val="center"/>
          </w:tcPr>
          <w:p w14:paraId="37B060B4"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Origin qualification; UKCA/REACH unchanged</w:t>
            </w:r>
          </w:p>
        </w:tc>
        <w:tc>
          <w:tcPr>
            <w:tcW w:w="1400" w:type="dxa"/>
            <w:shd w:val="clear" w:color="auto" w:fill="FFFFFF" w:themeFill="background1"/>
            <w:tcMar>
              <w:top w:w="50" w:type="dxa"/>
              <w:left w:w="90" w:type="dxa"/>
              <w:bottom w:w="50" w:type="dxa"/>
              <w:right w:w="90" w:type="dxa"/>
            </w:tcMar>
            <w:vAlign w:val="center"/>
          </w:tcPr>
          <w:p w14:paraId="047A9D81" w14:textId="4C4EA39E" w:rsidR="00AB5BEE" w:rsidRPr="00AB5BEE" w:rsidRDefault="00EF6E80" w:rsidP="00AE0A2C">
            <w:pPr>
              <w:spacing w:after="0" w:line="240" w:lineRule="auto"/>
              <w:rPr>
                <w:rFonts w:ascii="Times New Roman" w:hAnsi="Times New Roman" w:cs="Times New Roman"/>
              </w:rPr>
            </w:pPr>
            <w:del w:id="5095" w:author="Citation Verification" w:date="2026-07-17T00:00:00Z">
              <w:r>
                <w:rPr>
                  <w:rFonts w:ascii="Times New Roman" w:eastAsia="Georgia" w:hAnsi="Times New Roman" w:cs="Times New Roman"/>
                </w:rPr>
                <w:delText xml:space="preserve">FTA</w:delText>
              </w:r>
            </w:del>
            <w:ins w:id="5096"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97" w:author="Citation Verification" w:date="2026-07-17T00:00:00Z">
              <w:r>
                <w:rPr>
                  <w:rFonts w:ascii="Times New Roman" w:eastAsia="Georgia" w:hAnsi="Times New Roman" w:cs="Times New Roman"/>
                </w:rPr>
                <w:delText xml:space="preserve">agreement</w:delText>
              </w:r>
            </w:del>
            <w:ins w:id="5098"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p.9; Annex 3A</w:t>
            </w:r>
          </w:p>
        </w:tc>
      </w:tr>
      <w:tr w:rsidR="00AB5BEE" w:rsidRPr="00AB5BEE" w14:paraId="04E01C6C" w14:textId="77777777" w:rsidTr="00AB5BEE">
        <w:tc>
          <w:tcPr>
            <w:tcW w:w="1950" w:type="dxa"/>
            <w:shd w:val="clear" w:color="auto" w:fill="FFFFFF" w:themeFill="background1"/>
            <w:tcMar>
              <w:top w:w="50" w:type="dxa"/>
              <w:left w:w="90" w:type="dxa"/>
              <w:bottom w:w="50" w:type="dxa"/>
              <w:right w:w="90" w:type="dxa"/>
            </w:tcMar>
            <w:vAlign w:val="center"/>
          </w:tcPr>
          <w:p w14:paraId="64BEE0E7"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 xml:space="preserve">Gems &amp; jewellery (71)</w:t>
            </w:r>
          </w:p>
        </w:tc>
        <w:tc>
          <w:tcPr>
            <w:tcW w:w="1850" w:type="dxa"/>
            <w:shd w:val="clear" w:color="auto" w:fill="FFFFFF" w:themeFill="background1"/>
            <w:tcMar>
              <w:top w:w="50" w:type="dxa"/>
              <w:left w:w="90" w:type="dxa"/>
              <w:bottom w:w="50" w:type="dxa"/>
              <w:right w:w="90" w:type="dxa"/>
            </w:tcMar>
            <w:vAlign w:val="center"/>
          </w:tcPr>
          <w:p w14:paraId="09C6F907"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(was up to ~4%)</w:t>
            </w:r>
          </w:p>
        </w:tc>
        <w:tc>
          <w:tcPr>
            <w:tcW w:w="3826" w:type="dxa"/>
            <w:shd w:val="clear" w:color="auto" w:fill="FFFFFF" w:themeFill="background1"/>
            <w:tcMar>
              <w:top w:w="50" w:type="dxa"/>
              <w:left w:w="90" w:type="dxa"/>
              <w:bottom w:w="50" w:type="dxa"/>
              <w:right w:w="90" w:type="dxa"/>
            </w:tcMar>
            <w:vAlign w:val="center"/>
          </w:tcPr>
          <w:p w14:paraId="314C45BB"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Origin proof; hallmarking unchanged; ~2–3x growth projected</w:t>
            </w:r>
          </w:p>
        </w:tc>
        <w:tc>
          <w:tcPr>
            <w:tcW w:w="1400" w:type="dxa"/>
            <w:shd w:val="clear" w:color="auto" w:fill="FFFFFF" w:themeFill="background1"/>
            <w:tcMar>
              <w:top w:w="50" w:type="dxa"/>
              <w:left w:w="90" w:type="dxa"/>
              <w:bottom w:w="50" w:type="dxa"/>
              <w:right w:w="90" w:type="dxa"/>
            </w:tcMar>
            <w:vAlign w:val="center"/>
          </w:tcPr>
          <w:p w14:paraId="561BD5A6" w14:textId="47F6BAB3" w:rsidR="00AB5BEE" w:rsidRPr="00AB5BEE" w:rsidRDefault="00EF6E80" w:rsidP="00AE0A2C">
            <w:pPr>
              <w:spacing w:after="0" w:line="240" w:lineRule="auto"/>
              <w:rPr>
                <w:rFonts w:ascii="Times New Roman" w:hAnsi="Times New Roman" w:cs="Times New Roman"/>
              </w:rPr>
            </w:pPr>
            <w:del w:id="5208" w:author="Citation Verification" w:date="2026-07-17T00:00:00Z">
              <w:r>
                <w:rPr>
                  <w:rFonts w:ascii="Times New Roman" w:eastAsia="Georgia" w:hAnsi="Times New Roman" w:cs="Times New Roman"/>
                </w:rPr>
                <w:delText xml:space="preserve">FTA</w:delText>
              </w:r>
            </w:del>
            <w:ins w:id="5209"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210" w:author="Citation Verification" w:date="2026-07-17T00:00:00Z">
              <w:r>
                <w:rPr>
                  <w:rFonts w:ascii="Times New Roman" w:eastAsia="Georgia" w:hAnsi="Times New Roman" w:cs="Times New Roman"/>
                </w:rPr>
                <w:delText xml:space="preserve">agreement</w:delText>
              </w:r>
            </w:del>
            <w:ins w:id="5211"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p.16</w:t>
            </w:r>
          </w:p>
        </w:tc>
      </w:tr>
      <w:tr w:rsidR="00AB5BEE" w:rsidRPr="00AB5BEE" w14:paraId="1BB4B3AC" w14:textId="77777777" w:rsidTr="00AB5BEE">
        <w:tc>
          <w:tcPr>
            <w:tcW w:w="1950" w:type="dxa"/>
            <w:shd w:val="clear" w:color="auto" w:fill="FFFFFF" w:themeFill="background1"/>
            <w:tcMar>
              <w:top w:w="50" w:type="dxa"/>
              <w:left w:w="90" w:type="dxa"/>
              <w:bottom w:w="50" w:type="dxa"/>
              <w:right w:w="90" w:type="dxa"/>
            </w:tcMar>
            <w:vAlign w:val="center"/>
          </w:tcPr>
          <w:p w14:paraId="24AF09EB"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Marine products (03,1604–05)</w:t>
            </w:r>
          </w:p>
        </w:tc>
        <w:tc>
          <w:tcPr>
            <w:tcW w:w="1850" w:type="dxa"/>
            <w:shd w:val="clear" w:color="auto" w:fill="FFFFFF" w:themeFill="background1"/>
            <w:tcMar>
              <w:top w:w="50" w:type="dxa"/>
              <w:left w:w="90" w:type="dxa"/>
              <w:bottom w:w="50" w:type="dxa"/>
              <w:right w:w="90" w:type="dxa"/>
            </w:tcMar>
            <w:vAlign w:val="center"/>
          </w:tcPr>
          <w:p w14:paraId="6A1C3610"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(was ~4.2–21.5%)</w:t>
            </w:r>
          </w:p>
        </w:tc>
        <w:tc>
          <w:tcPr>
            <w:tcW w:w="3826" w:type="dxa"/>
            <w:shd w:val="clear" w:color="auto" w:fill="FFFFFF" w:themeFill="background1"/>
            <w:tcMar>
              <w:top w:w="50" w:type="dxa"/>
              <w:left w:w="90" w:type="dxa"/>
              <w:bottom w:w="50" w:type="dxa"/>
              <w:right w:w="90" w:type="dxa"/>
            </w:tcMar>
            <w:vAlign w:val="center"/>
          </w:tcPr>
          <w:p w14:paraId="5752FEC5"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SPS unchanged (establishment approval, health cert, IPAFFS, BCP) — now the gating factor</w:t>
            </w:r>
          </w:p>
        </w:tc>
        <w:tc>
          <w:tcPr>
            <w:tcW w:w="1400" w:type="dxa"/>
            <w:shd w:val="clear" w:color="auto" w:fill="FFFFFF" w:themeFill="background1"/>
            <w:tcMar>
              <w:top w:w="50" w:type="dxa"/>
              <w:left w:w="90" w:type="dxa"/>
              <w:bottom w:w="50" w:type="dxa"/>
              <w:right w:w="90" w:type="dxa"/>
            </w:tcMar>
            <w:vAlign w:val="center"/>
          </w:tcPr>
          <w:p w14:paraId="2604A82E" w14:textId="74376D99" w:rsidR="00AB5BEE" w:rsidRPr="00AB5BEE" w:rsidRDefault="00267C8F" w:rsidP="00AE0A2C">
            <w:pPr>
              <w:spacing w:after="0" w:line="240" w:lineRule="auto"/>
              <w:rPr>
                <w:rFonts w:ascii="Times New Roman" w:hAnsi="Times New Roman" w:cs="Times New Roman"/>
              </w:rPr>
            </w:pPr>
            <w:r>
              <w:rPr>
                <w:rFonts w:ascii="Times New Roman" w:eastAsia="Georgia" w:hAnsi="Times New Roman" w:cs="Times New Roman"/>
              </w:rPr>
              <w:t xml:space="preserve">WTC MUMBAI REPORT</w:t>
            </w:r>
            <w:del w:id="5020" w:author="Citation Verification" w:date="2026-07-17T00:00:00Z">
              <w:r>
                <w:rPr>
                  <w:rFonts w:ascii="Times New Roman" w:eastAsia="Georgia" w:hAnsi="Times New Roman" w:cs="Times New Roman"/>
                </w:rPr>
                <w:delText xml:space="preserve">p</w:delText>
              </w:r>
            </w:del>
            <w:ins w:id="5021"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p.13</w:t>
            </w:r>
            <w:ins w:id="5022" w:author="Citation Verification" w:date="2026-07-17T00:00:00Z">
              <w:r>
                <w:rPr>
                  <w:rFonts w:ascii="Times New Roman" w:eastAsia="Georgia" w:hAnsi="Times New Roman" w:cs="Times New Roman"/>
                  <w:color w:val="FF0000"/>
                </w:rPr>
                <w:t xml:space="preserve">; PIB (29.7.2025) pp.8</w:t>
              </w:r>
            </w:ins>
            <w:r>
              <w:rPr>
                <w:rFonts w:ascii="Times New Roman" w:eastAsia="Georgia" w:hAnsi="Times New Roman" w:cs="Times New Roman"/>
              </w:rPr>
              <w:t xml:space="preserve">,23</w:t>
            </w:r>
            <w:del w:id="5023" w:author="Citation Verification" w:date="2026-07-17T00:00:00Z">
              <w:r>
                <w:rPr>
                  <w:rFonts w:ascii="Times New Roman" w:eastAsia="Georgia" w:hAnsi="Times New Roman" w:cs="Times New Roman"/>
                </w:rPr>
                <w:delText xml:space="preserve">; FTA agreement p.8</w:delText>
              </w:r>
            </w:del>
          </w:p>
        </w:tc>
      </w:tr>
      <w:tr w:rsidR="00AB5BEE" w:rsidRPr="00AB5BEE" w14:paraId="2FF9DF02" w14:textId="77777777" w:rsidTr="00AB5BEE">
        <w:tc>
          <w:tcPr>
            <w:tcW w:w="1950" w:type="dxa"/>
            <w:shd w:val="clear" w:color="auto" w:fill="FFFFFF" w:themeFill="background1"/>
            <w:tcMar>
              <w:top w:w="50" w:type="dxa"/>
              <w:left w:w="90" w:type="dxa"/>
              <w:bottom w:w="50" w:type="dxa"/>
              <w:right w:w="90" w:type="dxa"/>
            </w:tcMar>
            <w:vAlign w:val="center"/>
          </w:tcPr>
          <w:p w14:paraId="7E5D817B"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 xml:space="preserve">Processed &amp; agri foods (07–22)</w:t>
            </w:r>
          </w:p>
        </w:tc>
        <w:tc>
          <w:tcPr>
            <w:tcW w:w="1850" w:type="dxa"/>
            <w:shd w:val="clear" w:color="auto" w:fill="FFFFFF" w:themeFill="background1"/>
            <w:tcMar>
              <w:top w:w="50" w:type="dxa"/>
              <w:left w:w="90" w:type="dxa"/>
              <w:bottom w:w="50" w:type="dxa"/>
              <w:right w:w="90" w:type="dxa"/>
            </w:tcMar>
            <w:vAlign w:val="center"/>
          </w:tcPr>
          <w:p w14:paraId="643D4E22"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(was up to ~70%)</w:t>
            </w:r>
          </w:p>
        </w:tc>
        <w:tc>
          <w:tcPr>
            <w:tcW w:w="3826" w:type="dxa"/>
            <w:shd w:val="clear" w:color="auto" w:fill="FFFFFF" w:themeFill="background1"/>
            <w:tcMar>
              <w:top w:w="50" w:type="dxa"/>
              <w:left w:w="90" w:type="dxa"/>
              <w:bottom w:w="50" w:type="dxa"/>
              <w:right w:w="90" w:type="dxa"/>
            </w:tcMar>
            <w:vAlign w:val="center"/>
          </w:tcPr>
          <w:p w14:paraId="1EEB5156"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SPS/labelling unchanged; origin proof</w:t>
            </w:r>
          </w:p>
        </w:tc>
        <w:tc>
          <w:tcPr>
            <w:tcW w:w="1400" w:type="dxa"/>
            <w:shd w:val="clear" w:color="auto" w:fill="FFFFFF" w:themeFill="background1"/>
            <w:tcMar>
              <w:top w:w="50" w:type="dxa"/>
              <w:left w:w="90" w:type="dxa"/>
              <w:bottom w:w="50" w:type="dxa"/>
              <w:right w:w="90" w:type="dxa"/>
            </w:tcMar>
            <w:vAlign w:val="center"/>
          </w:tcPr>
          <w:p w14:paraId="449C01B2" w14:textId="7B379129" w:rsidR="00AB5BEE" w:rsidRPr="00AB5BEE"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077"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pp.6–7; PIB 2274280</w:t>
            </w:r>
          </w:p>
        </w:tc>
      </w:tr>
      <w:tr w:rsidR="00AB5BEE" w:rsidRPr="00AB5BEE" w14:paraId="357CA10C" w14:textId="77777777" w:rsidTr="00AB5BEE">
        <w:tc>
          <w:tcPr>
            <w:tcW w:w="1950" w:type="dxa"/>
            <w:shd w:val="clear" w:color="auto" w:fill="FFFFFF" w:themeFill="background1"/>
            <w:tcMar>
              <w:top w:w="50" w:type="dxa"/>
              <w:left w:w="90" w:type="dxa"/>
              <w:bottom w:w="50" w:type="dxa"/>
              <w:right w:w="90" w:type="dxa"/>
            </w:tcMar>
            <w:vAlign w:val="center"/>
          </w:tcPr>
          <w:p w14:paraId="1FED254C"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Tea, coffee, spices (09)</w:t>
            </w:r>
          </w:p>
        </w:tc>
        <w:tc>
          <w:tcPr>
            <w:tcW w:w="1850" w:type="dxa"/>
            <w:shd w:val="clear" w:color="auto" w:fill="FFFFFF" w:themeFill="background1"/>
            <w:tcMar>
              <w:top w:w="50" w:type="dxa"/>
              <w:left w:w="90" w:type="dxa"/>
              <w:bottom w:w="50" w:type="dxa"/>
              <w:right w:w="90" w:type="dxa"/>
            </w:tcMar>
            <w:vAlign w:val="center"/>
          </w:tcPr>
          <w:p w14:paraId="67BC98B8"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Duty-free on value-added forms</w:t>
            </w:r>
          </w:p>
        </w:tc>
        <w:tc>
          <w:tcPr>
            <w:tcW w:w="3826" w:type="dxa"/>
            <w:shd w:val="clear" w:color="auto" w:fill="FFFFFF" w:themeFill="background1"/>
            <w:tcMar>
              <w:top w:w="50" w:type="dxa"/>
              <w:left w:w="90" w:type="dxa"/>
              <w:bottom w:w="50" w:type="dxa"/>
              <w:right w:w="90" w:type="dxa"/>
            </w:tcMar>
            <w:vAlign w:val="center"/>
          </w:tcPr>
          <w:p w14:paraId="493BA8F4"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Food-safety unchanged; origin proof</w:t>
            </w:r>
          </w:p>
        </w:tc>
        <w:tc>
          <w:tcPr>
            <w:tcW w:w="1400" w:type="dxa"/>
            <w:shd w:val="clear" w:color="auto" w:fill="FFFFFF" w:themeFill="background1"/>
            <w:tcMar>
              <w:top w:w="50" w:type="dxa"/>
              <w:left w:w="90" w:type="dxa"/>
              <w:bottom w:w="50" w:type="dxa"/>
              <w:right w:w="90" w:type="dxa"/>
            </w:tcMar>
            <w:vAlign w:val="center"/>
          </w:tcPr>
          <w:p w14:paraId="10CD77E1" w14:textId="37A91E8F" w:rsidR="00AB5BEE" w:rsidRPr="00AB5BEE"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4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pp.7–8</w:t>
            </w:r>
          </w:p>
        </w:tc>
      </w:tr>
      <w:tr w:rsidR="00AB5BEE" w:rsidRPr="00AB5BEE" w14:paraId="58A43187" w14:textId="77777777" w:rsidTr="00AB5BEE">
        <w:tc>
          <w:tcPr>
            <w:tcW w:w="1950" w:type="dxa"/>
            <w:shd w:val="clear" w:color="auto" w:fill="FFFFFF" w:themeFill="background1"/>
            <w:tcMar>
              <w:top w:w="50" w:type="dxa"/>
              <w:left w:w="90" w:type="dxa"/>
              <w:bottom w:w="50" w:type="dxa"/>
              <w:right w:w="90" w:type="dxa"/>
            </w:tcMar>
            <w:vAlign w:val="center"/>
          </w:tcPr>
          <w:p w14:paraId="093B0694"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Pharmaceuticals &amp; devices (30,9018–22)</w:t>
            </w:r>
          </w:p>
        </w:tc>
        <w:tc>
          <w:tcPr>
            <w:tcW w:w="1850" w:type="dxa"/>
            <w:shd w:val="clear" w:color="auto" w:fill="FFFFFF" w:themeFill="background1"/>
            <w:tcMar>
              <w:top w:w="50" w:type="dxa"/>
              <w:left w:w="90" w:type="dxa"/>
              <w:bottom w:w="50" w:type="dxa"/>
              <w:right w:w="90" w:type="dxa"/>
            </w:tcMar>
            <w:vAlign w:val="center"/>
          </w:tcPr>
          <w:p w14:paraId="38781E9A"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(was up to ~8%)</w:t>
            </w:r>
          </w:p>
        </w:tc>
        <w:tc>
          <w:tcPr>
            <w:tcW w:w="3826" w:type="dxa"/>
            <w:shd w:val="clear" w:color="auto" w:fill="FFFFFF" w:themeFill="background1"/>
            <w:tcMar>
              <w:top w:w="50" w:type="dxa"/>
              <w:left w:w="90" w:type="dxa"/>
              <w:bottom w:w="50" w:type="dxa"/>
              <w:right w:w="90" w:type="dxa"/>
            </w:tcMar>
            <w:vAlign w:val="center"/>
          </w:tcPr>
          <w:p w14:paraId="733AD4AE"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 xml:space="preserve">Device mutual-recognition (CDSCO/ICMED); MHRA authorisation unchanged</w:t>
            </w:r>
          </w:p>
        </w:tc>
        <w:tc>
          <w:tcPr>
            <w:tcW w:w="1400" w:type="dxa"/>
            <w:shd w:val="clear" w:color="auto" w:fill="FFFFFF" w:themeFill="background1"/>
            <w:tcMar>
              <w:top w:w="50" w:type="dxa"/>
              <w:left w:w="90" w:type="dxa"/>
              <w:bottom w:w="50" w:type="dxa"/>
              <w:right w:w="90" w:type="dxa"/>
            </w:tcMar>
            <w:vAlign w:val="center"/>
          </w:tcPr>
          <w:p w14:paraId="32FE1624" w14:textId="1D12FABE" w:rsidR="00AB5BEE" w:rsidRPr="00AB5BEE" w:rsidRDefault="00EF6E80" w:rsidP="00AE0A2C">
            <w:pPr>
              <w:spacing w:after="0" w:line="240" w:lineRule="auto"/>
              <w:rPr>
                <w:rFonts w:ascii="Times New Roman" w:hAnsi="Times New Roman" w:cs="Times New Roman"/>
              </w:rPr>
            </w:pPr>
            <w:del w:id="5117" w:author="Citation Verification" w:date="2026-07-17T00:00:00Z">
              <w:r>
                <w:rPr>
                  <w:rFonts w:ascii="Times New Roman" w:eastAsia="Georgia" w:hAnsi="Times New Roman" w:cs="Times New Roman"/>
                </w:rPr>
                <w:delText xml:space="preserve">FTA</w:delText>
              </w:r>
            </w:del>
            <w:ins w:id="5118"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19" w:author="Citation Verification" w:date="2026-07-17T00:00:00Z">
              <w:r>
                <w:rPr>
                  <w:rFonts w:ascii="Times New Roman" w:eastAsia="Georgia" w:hAnsi="Times New Roman" w:cs="Times New Roman"/>
                </w:rPr>
                <w:delText xml:space="preserve">agreement</w:delText>
              </w:r>
            </w:del>
            <w:ins w:id="5120"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pp.12–13</w:t>
            </w:r>
          </w:p>
        </w:tc>
      </w:tr>
      <w:tr w:rsidR="00AB5BEE" w:rsidRPr="00AB5BEE" w14:paraId="202734C9" w14:textId="77777777" w:rsidTr="00AB5BEE">
        <w:tc>
          <w:tcPr>
            <w:tcW w:w="1950" w:type="dxa"/>
            <w:shd w:val="clear" w:color="auto" w:fill="FFFFFF" w:themeFill="background1"/>
            <w:tcMar>
              <w:top w:w="50" w:type="dxa"/>
              <w:left w:w="90" w:type="dxa"/>
              <w:bottom w:w="50" w:type="dxa"/>
              <w:right w:w="90" w:type="dxa"/>
            </w:tcMar>
            <w:vAlign w:val="center"/>
          </w:tcPr>
          <w:p w14:paraId="2E0CE8B4"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Chemicals &amp; plastics (28–29,39)</w:t>
            </w:r>
          </w:p>
        </w:tc>
        <w:tc>
          <w:tcPr>
            <w:tcW w:w="1850" w:type="dxa"/>
            <w:shd w:val="clear" w:color="auto" w:fill="FFFFFF" w:themeFill="background1"/>
            <w:tcMar>
              <w:top w:w="50" w:type="dxa"/>
              <w:left w:w="90" w:type="dxa"/>
              <w:bottom w:w="50" w:type="dxa"/>
              <w:right w:w="90" w:type="dxa"/>
            </w:tcMar>
            <w:vAlign w:val="center"/>
          </w:tcPr>
          <w:p w14:paraId="40480101"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(was up to ~8%)</w:t>
            </w:r>
          </w:p>
        </w:tc>
        <w:tc>
          <w:tcPr>
            <w:tcW w:w="3826" w:type="dxa"/>
            <w:shd w:val="clear" w:color="auto" w:fill="FFFFFF" w:themeFill="background1"/>
            <w:tcMar>
              <w:top w:w="50" w:type="dxa"/>
              <w:left w:w="90" w:type="dxa"/>
              <w:bottom w:w="50" w:type="dxa"/>
              <w:right w:w="90" w:type="dxa"/>
            </w:tcMar>
            <w:vAlign w:val="center"/>
          </w:tcPr>
          <w:p w14:paraId="255B655F"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UK REACH unchanged; origin proof; ~30–40% growth projected</w:t>
            </w:r>
          </w:p>
        </w:tc>
        <w:tc>
          <w:tcPr>
            <w:tcW w:w="1400" w:type="dxa"/>
            <w:shd w:val="clear" w:color="auto" w:fill="FFFFFF" w:themeFill="background1"/>
            <w:tcMar>
              <w:top w:w="50" w:type="dxa"/>
              <w:left w:w="90" w:type="dxa"/>
              <w:bottom w:w="50" w:type="dxa"/>
              <w:right w:w="90" w:type="dxa"/>
            </w:tcMar>
            <w:vAlign w:val="center"/>
          </w:tcPr>
          <w:p w14:paraId="3E4CB777" w14:textId="0B654DCD" w:rsidR="00AB5BEE" w:rsidRPr="00AB5BEE" w:rsidRDefault="00EF6E80" w:rsidP="00AE0A2C">
            <w:pPr>
              <w:spacing w:after="0" w:line="240" w:lineRule="auto"/>
              <w:rPr>
                <w:rFonts w:ascii="Times New Roman" w:hAnsi="Times New Roman" w:cs="Times New Roman"/>
              </w:rPr>
            </w:pPr>
            <w:del w:id="5125" w:author="Citation Verification" w:date="2026-07-17T00:00:00Z">
              <w:r>
                <w:rPr>
                  <w:rFonts w:ascii="Times New Roman" w:eastAsia="Georgia" w:hAnsi="Times New Roman" w:cs="Times New Roman"/>
                </w:rPr>
                <w:delText xml:space="preserve">FTA</w:delText>
              </w:r>
            </w:del>
            <w:ins w:id="5126"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27" w:author="Citation Verification" w:date="2026-07-17T00:00:00Z">
              <w:r>
                <w:rPr>
                  <w:rFonts w:ascii="Times New Roman" w:eastAsia="Georgia" w:hAnsi="Times New Roman" w:cs="Times New Roman"/>
                </w:rPr>
                <w:delText xml:space="preserve">agreement</w:delText>
              </w:r>
            </w:del>
            <w:ins w:id="5128"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pp.13–15</w:t>
            </w:r>
          </w:p>
        </w:tc>
      </w:tr>
      <w:tr w:rsidR="00AB5BEE" w:rsidRPr="00AB5BEE" w14:paraId="7FDE7F70" w14:textId="77777777" w:rsidTr="00AB5BEE">
        <w:tc>
          <w:tcPr>
            <w:tcW w:w="1950" w:type="dxa"/>
            <w:shd w:val="clear" w:color="auto" w:fill="FFFFFF" w:themeFill="background1"/>
            <w:tcMar>
              <w:top w:w="50" w:type="dxa"/>
              <w:left w:w="90" w:type="dxa"/>
              <w:bottom w:w="50" w:type="dxa"/>
              <w:right w:w="90" w:type="dxa"/>
            </w:tcMar>
            <w:vAlign w:val="center"/>
          </w:tcPr>
          <w:p w14:paraId="1B20D3B8"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Engineering &amp; machinery (84–85)</w:t>
            </w:r>
          </w:p>
        </w:tc>
        <w:tc>
          <w:tcPr>
            <w:tcW w:w="1850" w:type="dxa"/>
            <w:shd w:val="clear" w:color="auto" w:fill="FFFFFF" w:themeFill="background1"/>
            <w:tcMar>
              <w:top w:w="50" w:type="dxa"/>
              <w:left w:w="90" w:type="dxa"/>
              <w:bottom w:w="50" w:type="dxa"/>
              <w:right w:w="90" w:type="dxa"/>
            </w:tcMar>
            <w:vAlign w:val="center"/>
          </w:tcPr>
          <w:p w14:paraId="5567055F"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(was up to ~18%)</w:t>
            </w:r>
          </w:p>
        </w:tc>
        <w:tc>
          <w:tcPr>
            <w:tcW w:w="3826" w:type="dxa"/>
            <w:shd w:val="clear" w:color="auto" w:fill="FFFFFF" w:themeFill="background1"/>
            <w:tcMar>
              <w:top w:w="50" w:type="dxa"/>
              <w:left w:w="90" w:type="dxa"/>
              <w:bottom w:w="50" w:type="dxa"/>
              <w:right w:w="90" w:type="dxa"/>
            </w:tcMar>
            <w:vAlign w:val="center"/>
          </w:tcPr>
          <w:p w14:paraId="6C45EAF2"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Recognition of Indian conformity bodies; UKCA unchanged</w:t>
            </w:r>
          </w:p>
        </w:tc>
        <w:tc>
          <w:tcPr>
            <w:tcW w:w="1400" w:type="dxa"/>
            <w:shd w:val="clear" w:color="auto" w:fill="FFFFFF" w:themeFill="background1"/>
            <w:tcMar>
              <w:top w:w="50" w:type="dxa"/>
              <w:left w:w="90" w:type="dxa"/>
              <w:bottom w:w="50" w:type="dxa"/>
              <w:right w:w="90" w:type="dxa"/>
            </w:tcMar>
            <w:vAlign w:val="center"/>
          </w:tcPr>
          <w:p w14:paraId="51533329" w14:textId="334A05E1" w:rsidR="00AB5BEE" w:rsidRPr="00AB5BEE" w:rsidRDefault="00EF6E80" w:rsidP="00AE0A2C">
            <w:pPr>
              <w:spacing w:after="0" w:line="240" w:lineRule="auto"/>
              <w:rPr>
                <w:rFonts w:ascii="Times New Roman" w:hAnsi="Times New Roman" w:cs="Times New Roman"/>
              </w:rPr>
            </w:pPr>
            <w:del w:id="5109" w:author="Citation Verification" w:date="2026-07-17T00:00:00Z">
              <w:r>
                <w:rPr>
                  <w:rFonts w:ascii="Times New Roman" w:eastAsia="Georgia" w:hAnsi="Times New Roman" w:cs="Times New Roman"/>
                </w:rPr>
                <w:delText xml:space="preserve">FTA</w:delText>
              </w:r>
            </w:del>
            <w:ins w:id="5110"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11" w:author="Citation Verification" w:date="2026-07-17T00:00:00Z">
              <w:r>
                <w:rPr>
                  <w:rFonts w:ascii="Times New Roman" w:eastAsia="Georgia" w:hAnsi="Times New Roman" w:cs="Times New Roman"/>
                </w:rPr>
                <w:delText xml:space="preserve">agreement</w:delText>
              </w:r>
            </w:del>
            <w:ins w:id="5112"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pp.10–12</w:t>
            </w:r>
          </w:p>
        </w:tc>
      </w:tr>
      <w:tr w:rsidR="00AB5BEE" w:rsidRPr="00AB5BEE" w14:paraId="0F668052" w14:textId="77777777" w:rsidTr="00AB5BEE">
        <w:tc>
          <w:tcPr>
            <w:tcW w:w="1950" w:type="dxa"/>
            <w:shd w:val="clear" w:color="auto" w:fill="FFFFFF" w:themeFill="background1"/>
            <w:tcMar>
              <w:top w:w="50" w:type="dxa"/>
              <w:left w:w="90" w:type="dxa"/>
              <w:bottom w:w="50" w:type="dxa"/>
              <w:right w:w="90" w:type="dxa"/>
            </w:tcMar>
            <w:vAlign w:val="center"/>
          </w:tcPr>
          <w:p w14:paraId="15CBD9D6"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Iron, steel &amp; metals (72–76)</w:t>
            </w:r>
          </w:p>
        </w:tc>
        <w:tc>
          <w:tcPr>
            <w:tcW w:w="1850" w:type="dxa"/>
            <w:shd w:val="clear" w:color="auto" w:fill="FFFFFF" w:themeFill="background1"/>
            <w:tcMar>
              <w:top w:w="50" w:type="dxa"/>
              <w:left w:w="90" w:type="dxa"/>
              <w:bottom w:w="50" w:type="dxa"/>
              <w:right w:w="90" w:type="dxa"/>
            </w:tcMar>
            <w:vAlign w:val="center"/>
          </w:tcPr>
          <w:p w14:paraId="48709AD1"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Zero UK duty; steel-safeguard via CSQ/residual quota/AUS</w:t>
            </w:r>
          </w:p>
        </w:tc>
        <w:tc>
          <w:tcPr>
            <w:tcW w:w="3826" w:type="dxa"/>
            <w:shd w:val="clear" w:color="auto" w:fill="FFFFFF" w:themeFill="background1"/>
            <w:tcMar>
              <w:top w:w="50" w:type="dxa"/>
              <w:left w:w="90" w:type="dxa"/>
              <w:bottom w:w="50" w:type="dxa"/>
              <w:right w:w="90" w:type="dxa"/>
            </w:tcMar>
            <w:vAlign w:val="center"/>
          </w:tcPr>
          <w:p w14:paraId="22F026FC"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~85% of steel exports outside the measures; track quota terms</w:t>
            </w:r>
          </w:p>
        </w:tc>
        <w:tc>
          <w:tcPr>
            <w:tcW w:w="1400" w:type="dxa"/>
            <w:shd w:val="clear" w:color="auto" w:fill="FFFFFF" w:themeFill="background1"/>
            <w:tcMar>
              <w:top w:w="50" w:type="dxa"/>
              <w:left w:w="90" w:type="dxa"/>
              <w:bottom w:w="50" w:type="dxa"/>
              <w:right w:w="90" w:type="dxa"/>
            </w:tcMar>
            <w:vAlign w:val="center"/>
          </w:tcPr>
          <w:p w14:paraId="721449F7"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PIB 2274280</w:t>
            </w:r>
          </w:p>
        </w:tc>
      </w:tr>
      <w:tr w:rsidR="00AB5BEE" w:rsidRPr="00AB5BEE" w14:paraId="275D0FE6" w14:textId="77777777" w:rsidTr="00AB5BEE">
        <w:tc>
          <w:tcPr>
            <w:tcW w:w="1950" w:type="dxa"/>
            <w:shd w:val="clear" w:color="auto" w:fill="FFFFFF" w:themeFill="background1"/>
            <w:tcMar>
              <w:top w:w="50" w:type="dxa"/>
              <w:left w:w="90" w:type="dxa"/>
              <w:bottom w:w="50" w:type="dxa"/>
              <w:right w:w="90" w:type="dxa"/>
            </w:tcMar>
            <w:vAlign w:val="center"/>
          </w:tcPr>
          <w:p w14:paraId="6A55795E"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lastRenderedPageBreak/>
              <w:t>EVs, auto components, renewables (87,85)</w:t>
            </w:r>
          </w:p>
        </w:tc>
        <w:tc>
          <w:tcPr>
            <w:tcW w:w="1850" w:type="dxa"/>
            <w:shd w:val="clear" w:color="auto" w:fill="FFFFFF" w:themeFill="background1"/>
            <w:tcMar>
              <w:top w:w="50" w:type="dxa"/>
              <w:left w:w="90" w:type="dxa"/>
              <w:bottom w:w="50" w:type="dxa"/>
              <w:right w:w="90" w:type="dxa"/>
            </w:tcMar>
            <w:vAlign w:val="center"/>
          </w:tcPr>
          <w:p w14:paraId="6C1DF219"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Duty-free/lower UK duty</w:t>
            </w:r>
          </w:p>
        </w:tc>
        <w:tc>
          <w:tcPr>
            <w:tcW w:w="3826" w:type="dxa"/>
            <w:shd w:val="clear" w:color="auto" w:fill="FFFFFF" w:themeFill="background1"/>
            <w:tcMar>
              <w:top w:w="50" w:type="dxa"/>
              <w:left w:w="90" w:type="dxa"/>
              <w:bottom w:w="50" w:type="dxa"/>
              <w:right w:w="90" w:type="dxa"/>
            </w:tcMar>
            <w:vAlign w:val="center"/>
          </w:tcPr>
          <w:p w14:paraId="53DD98F3"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UK type-approval/UNECE unchanged; supports UK net-zero chains</w:t>
            </w:r>
          </w:p>
        </w:tc>
        <w:tc>
          <w:tcPr>
            <w:tcW w:w="1400" w:type="dxa"/>
            <w:shd w:val="clear" w:color="auto" w:fill="FFFFFF" w:themeFill="background1"/>
            <w:tcMar>
              <w:top w:w="50" w:type="dxa"/>
              <w:left w:w="90" w:type="dxa"/>
              <w:bottom w:w="50" w:type="dxa"/>
              <w:right w:w="90" w:type="dxa"/>
            </w:tcMar>
            <w:vAlign w:val="center"/>
          </w:tcPr>
          <w:p w14:paraId="77418375" w14:textId="60737FA0" w:rsidR="00AB5BEE" w:rsidRPr="00AB5BEE" w:rsidRDefault="00EF6E80" w:rsidP="00AE0A2C">
            <w:pPr>
              <w:spacing w:after="0" w:line="240" w:lineRule="auto"/>
              <w:rPr>
                <w:rFonts w:ascii="Times New Roman" w:hAnsi="Times New Roman" w:cs="Times New Roman"/>
              </w:rPr>
            </w:pPr>
            <w:del w:id="5037" w:author="Citation Verification" w:date="2026-07-17T00:00:00Z">
              <w:r>
                <w:rPr>
                  <w:rFonts w:ascii="Times New Roman" w:eastAsia="Georgia" w:hAnsi="Times New Roman" w:cs="Times New Roman"/>
                </w:rPr>
                <w:delText xml:space="preserve">FTA</w:delText>
              </w:r>
            </w:del>
            <w:ins w:id="5038"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39" w:author="Citation Verification" w:date="2026-07-17T00:00:00Z">
              <w:r>
                <w:rPr>
                  <w:rFonts w:ascii="Times New Roman" w:eastAsia="Georgia" w:hAnsi="Times New Roman" w:cs="Times New Roman"/>
                </w:rPr>
                <w:delText xml:space="preserve">agreement</w:delText>
              </w:r>
            </w:del>
            <w:ins w:id="5040"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p.20; WTC MUMBAI REPORT</w:t>
            </w:r>
            <w:ins w:id="5041"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p.13</w:t>
            </w:r>
          </w:p>
        </w:tc>
      </w:tr>
      <w:tr w:rsidR="00AB5BEE" w:rsidRPr="00AB5BEE" w14:paraId="07981651" w14:textId="77777777" w:rsidTr="00AB5BEE">
        <w:tc>
          <w:tcPr>
            <w:tcW w:w="1950" w:type="dxa"/>
            <w:shd w:val="clear" w:color="auto" w:fill="FFFFFF" w:themeFill="background1"/>
            <w:tcMar>
              <w:top w:w="50" w:type="dxa"/>
              <w:left w:w="90" w:type="dxa"/>
              <w:bottom w:w="50" w:type="dxa"/>
              <w:right w:w="90" w:type="dxa"/>
            </w:tcMar>
            <w:vAlign w:val="center"/>
          </w:tcPr>
          <w:p w14:paraId="3837AFB7"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Ceramics &amp; construction (69)</w:t>
            </w:r>
          </w:p>
        </w:tc>
        <w:tc>
          <w:tcPr>
            <w:tcW w:w="1850" w:type="dxa"/>
            <w:shd w:val="clear" w:color="auto" w:fill="FFFFFF" w:themeFill="background1"/>
            <w:tcMar>
              <w:top w:w="50" w:type="dxa"/>
              <w:left w:w="90" w:type="dxa"/>
              <w:bottom w:w="50" w:type="dxa"/>
              <w:right w:w="90" w:type="dxa"/>
            </w:tcMar>
            <w:vAlign w:val="center"/>
          </w:tcPr>
          <w:p w14:paraId="4B5CCC0F"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Duty-free UK access</w:t>
            </w:r>
          </w:p>
        </w:tc>
        <w:tc>
          <w:tcPr>
            <w:tcW w:w="3826" w:type="dxa"/>
            <w:shd w:val="clear" w:color="auto" w:fill="FFFFFF" w:themeFill="background1"/>
            <w:tcMar>
              <w:top w:w="50" w:type="dxa"/>
              <w:left w:w="90" w:type="dxa"/>
              <w:bottom w:w="50" w:type="dxa"/>
              <w:right w:w="90" w:type="dxa"/>
            </w:tcMar>
            <w:vAlign w:val="center"/>
          </w:tcPr>
          <w:p w14:paraId="420D275A" w14:textId="77777777" w:rsidR="00AB5BEE" w:rsidRPr="00AB5BEE" w:rsidRDefault="00AB5BEE" w:rsidP="00AE0A2C">
            <w:pPr>
              <w:spacing w:after="0" w:line="240" w:lineRule="auto"/>
              <w:rPr>
                <w:rFonts w:ascii="Times New Roman" w:hAnsi="Times New Roman" w:cs="Times New Roman"/>
              </w:rPr>
            </w:pPr>
            <w:r>
              <w:rPr>
                <w:rFonts w:ascii="Times New Roman" w:eastAsia="Georgia" w:hAnsi="Times New Roman" w:cs="Times New Roman"/>
              </w:rPr>
              <w:t>Product-safety unchanged; origin proof</w:t>
            </w:r>
          </w:p>
        </w:tc>
        <w:tc>
          <w:tcPr>
            <w:tcW w:w="1400" w:type="dxa"/>
            <w:shd w:val="clear" w:color="auto" w:fill="FFFFFF" w:themeFill="background1"/>
            <w:tcMar>
              <w:top w:w="50" w:type="dxa"/>
              <w:left w:w="90" w:type="dxa"/>
              <w:bottom w:w="50" w:type="dxa"/>
              <w:right w:w="90" w:type="dxa"/>
            </w:tcMar>
            <w:vAlign w:val="center"/>
          </w:tcPr>
          <w:p w14:paraId="0DAB819D" w14:textId="69456010" w:rsidR="00AB5BEE" w:rsidRPr="00AB5BEE"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2"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w:t>
            </w:r>
          </w:p>
        </w:tc>
      </w:tr>
    </w:tbl>
    <w:p w14:paraId="0A50DA54" w14:textId="77777777" w:rsidR="00AB5BEE" w:rsidRPr="00AB5BEE" w:rsidRDefault="00AB5BEE" w:rsidP="00AB5BEE">
      <w:pPr>
        <w:keepNext/>
        <w:shd w:val="clear" w:color="auto" w:fill="FFFFFF" w:themeFill="background1"/>
        <w:spacing w:before="60" w:after="60"/>
        <w:rPr>
          <w:rFonts w:ascii="Times New Roman" w:eastAsia="Georgia" w:hAnsi="Times New Roman" w:cs="Times New Roman"/>
          <w:b/>
          <w:bCs/>
          <w:u w:val="single"/>
        </w:rPr>
      </w:pPr>
    </w:p>
    <w:p w14:paraId="0946CD91" w14:textId="577D8EAA" w:rsidR="000B270B" w:rsidRDefault="00926B8D" w:rsidP="00926B8D">
      <w:pPr>
        <w:pStyle w:val="ListParagraph"/>
        <w:keepNext/>
        <w:numPr>
          <w:ilvl w:val="0"/>
          <w:numId w:val="8"/>
        </w:numPr>
        <w:shd w:val="clear" w:color="auto" w:fill="FFFFFF" w:themeFill="background1"/>
        <w:spacing w:before="60" w:after="60"/>
        <w:rPr>
          <w:rFonts w:ascii="Times New Roman" w:hAnsi="Times New Roman" w:cs="Times New Roman"/>
          <w:b/>
          <w:bCs/>
          <w:u w:val="single"/>
        </w:rPr>
      </w:pPr>
      <w:r>
        <w:rPr>
          <w:rFonts w:ascii="Times New Roman" w:hAnsi="Times New Roman" w:cs="Times New Roman"/>
          <w:b/>
          <w:bCs/>
          <w:u w:val="single"/>
        </w:rPr>
        <w:t>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75"/>
        <w:gridCol w:w="1773"/>
        <w:gridCol w:w="3233"/>
        <w:gridCol w:w="1345"/>
      </w:tblGrid>
      <w:tr w:rsidR="00926B8D" w:rsidRPr="00926B8D" w14:paraId="7FEA3F2E" w14:textId="77777777" w:rsidTr="00926B8D">
        <w:trPr>
          <w:tblHeader/>
        </w:trPr>
        <w:tc>
          <w:tcPr>
            <w:tcW w:w="1950" w:type="dxa"/>
            <w:shd w:val="clear" w:color="auto" w:fill="FFFFFF" w:themeFill="background1"/>
            <w:tcMar>
              <w:top w:w="55" w:type="dxa"/>
              <w:left w:w="90" w:type="dxa"/>
              <w:bottom w:w="55" w:type="dxa"/>
              <w:right w:w="90" w:type="dxa"/>
            </w:tcMar>
            <w:vAlign w:val="center"/>
          </w:tcPr>
          <w:p w14:paraId="25850851" w14:textId="77777777" w:rsidR="00926B8D" w:rsidRPr="00926B8D" w:rsidRDefault="00926B8D" w:rsidP="00AE0A2C">
            <w:pPr>
              <w:spacing w:after="0" w:line="250" w:lineRule="auto"/>
              <w:rPr>
                <w:rFonts w:ascii="Times New Roman" w:hAnsi="Times New Roman" w:cs="Times New Roman"/>
              </w:rPr>
            </w:pPr>
            <w:r>
              <w:rPr>
                <w:rFonts w:ascii="Times New Roman" w:eastAsia="Georgia" w:hAnsi="Times New Roman" w:cs="Times New Roman"/>
                <w:b/>
                <w:bCs/>
              </w:rPr>
              <w:t>Service category</w:t>
            </w:r>
          </w:p>
        </w:tc>
        <w:tc>
          <w:tcPr>
            <w:tcW w:w="1850" w:type="dxa"/>
            <w:shd w:val="clear" w:color="auto" w:fill="FFFFFF" w:themeFill="background1"/>
            <w:tcMar>
              <w:top w:w="55" w:type="dxa"/>
              <w:left w:w="90" w:type="dxa"/>
              <w:bottom w:w="55" w:type="dxa"/>
              <w:right w:w="90" w:type="dxa"/>
            </w:tcMar>
            <w:vAlign w:val="center"/>
          </w:tcPr>
          <w:p w14:paraId="7B9CD108" w14:textId="77777777" w:rsidR="00926B8D" w:rsidRPr="00926B8D" w:rsidRDefault="00926B8D" w:rsidP="00AE0A2C">
            <w:pPr>
              <w:spacing w:after="0" w:line="250" w:lineRule="auto"/>
              <w:rPr>
                <w:rFonts w:ascii="Times New Roman" w:hAnsi="Times New Roman" w:cs="Times New Roman"/>
              </w:rPr>
            </w:pPr>
            <w:r>
              <w:rPr>
                <w:rFonts w:ascii="Times New Roman" w:eastAsia="Georgia" w:hAnsi="Times New Roman" w:cs="Times New Roman"/>
                <w:b/>
                <w:bCs/>
              </w:rPr>
              <w:t>Market access (post-FTA)</w:t>
            </w:r>
          </w:p>
        </w:tc>
        <w:tc>
          <w:tcPr>
            <w:tcW w:w="3826" w:type="dxa"/>
            <w:shd w:val="clear" w:color="auto" w:fill="FFFFFF" w:themeFill="background1"/>
            <w:tcMar>
              <w:top w:w="55" w:type="dxa"/>
              <w:left w:w="90" w:type="dxa"/>
              <w:bottom w:w="55" w:type="dxa"/>
              <w:right w:w="90" w:type="dxa"/>
            </w:tcMar>
            <w:vAlign w:val="center"/>
          </w:tcPr>
          <w:p w14:paraId="4A0C164B" w14:textId="77777777" w:rsidR="00926B8D" w:rsidRPr="00926B8D" w:rsidRDefault="00926B8D" w:rsidP="00AE0A2C">
            <w:pPr>
              <w:spacing w:after="0" w:line="250" w:lineRule="auto"/>
              <w:rPr>
                <w:rFonts w:ascii="Times New Roman" w:hAnsi="Times New Roman" w:cs="Times New Roman"/>
              </w:rPr>
            </w:pPr>
            <w:r>
              <w:rPr>
                <w:rFonts w:ascii="Times New Roman" w:eastAsia="Georgia" w:hAnsi="Times New Roman" w:cs="Times New Roman"/>
                <w:b/>
                <w:bCs/>
              </w:rPr>
              <w:t>Conditions / what changed</w:t>
            </w:r>
          </w:p>
        </w:tc>
        <w:tc>
          <w:tcPr>
            <w:tcW w:w="1400" w:type="dxa"/>
            <w:shd w:val="clear" w:color="auto" w:fill="FFFFFF" w:themeFill="background1"/>
            <w:tcMar>
              <w:top w:w="55" w:type="dxa"/>
              <w:left w:w="90" w:type="dxa"/>
              <w:bottom w:w="55" w:type="dxa"/>
              <w:right w:w="90" w:type="dxa"/>
            </w:tcMar>
            <w:vAlign w:val="center"/>
          </w:tcPr>
          <w:p w14:paraId="4CC014C9" w14:textId="77777777" w:rsidR="00926B8D" w:rsidRPr="00926B8D" w:rsidRDefault="00926B8D" w:rsidP="00AE0A2C">
            <w:pPr>
              <w:spacing w:after="0" w:line="250" w:lineRule="auto"/>
              <w:rPr>
                <w:rFonts w:ascii="Times New Roman" w:hAnsi="Times New Roman" w:cs="Times New Roman"/>
              </w:rPr>
            </w:pPr>
            <w:r>
              <w:rPr>
                <w:rFonts w:ascii="Times New Roman" w:eastAsia="Georgia" w:hAnsi="Times New Roman" w:cs="Times New Roman"/>
                <w:b/>
                <w:bCs/>
              </w:rPr>
              <w:t>Source / cross-reference</w:t>
            </w:r>
          </w:p>
        </w:tc>
      </w:tr>
      <w:tr w:rsidR="00926B8D" w:rsidRPr="00926B8D" w14:paraId="4F1E46FA" w14:textId="77777777" w:rsidTr="00926B8D">
        <w:tc>
          <w:tcPr>
            <w:tcW w:w="1950" w:type="dxa"/>
            <w:shd w:val="clear" w:color="auto" w:fill="FFFFFF" w:themeFill="background1"/>
            <w:tcMar>
              <w:top w:w="50" w:type="dxa"/>
              <w:left w:w="90" w:type="dxa"/>
              <w:bottom w:w="50" w:type="dxa"/>
              <w:right w:w="90" w:type="dxa"/>
            </w:tcMar>
            <w:vAlign w:val="center"/>
          </w:tcPr>
          <w:p w14:paraId="5886B195"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 xml:space="preserve">IT &amp; ITeS / computer services</w:t>
            </w:r>
          </w:p>
        </w:tc>
        <w:tc>
          <w:tcPr>
            <w:tcW w:w="1850" w:type="dxa"/>
            <w:shd w:val="clear" w:color="auto" w:fill="FFFFFF" w:themeFill="background1"/>
            <w:tcMar>
              <w:top w:w="50" w:type="dxa"/>
              <w:left w:w="90" w:type="dxa"/>
              <w:bottom w:w="50" w:type="dxa"/>
              <w:right w:w="90" w:type="dxa"/>
            </w:tcMar>
            <w:vAlign w:val="center"/>
          </w:tcPr>
          <w:p w14:paraId="4257944B"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Assured access; UK commitments in computer &amp; related services</w:t>
            </w:r>
          </w:p>
        </w:tc>
        <w:tc>
          <w:tcPr>
            <w:tcW w:w="3826" w:type="dxa"/>
            <w:shd w:val="clear" w:color="auto" w:fill="FFFFFF" w:themeFill="background1"/>
            <w:tcMar>
              <w:top w:w="50" w:type="dxa"/>
              <w:left w:w="90" w:type="dxa"/>
              <w:bottom w:w="50" w:type="dxa"/>
              <w:right w:w="90" w:type="dxa"/>
            </w:tcMar>
            <w:vAlign w:val="center"/>
          </w:tcPr>
          <w:p w14:paraId="34E0E20E"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Five-year DCC social-security exemption; mobility routes; Certificate of Coverage needed</w:t>
            </w:r>
          </w:p>
        </w:tc>
        <w:tc>
          <w:tcPr>
            <w:tcW w:w="1400" w:type="dxa"/>
            <w:shd w:val="clear" w:color="auto" w:fill="FFFFFF" w:themeFill="background1"/>
            <w:tcMar>
              <w:top w:w="50" w:type="dxa"/>
              <w:left w:w="90" w:type="dxa"/>
              <w:bottom w:w="50" w:type="dxa"/>
              <w:right w:w="90" w:type="dxa"/>
            </w:tcMar>
            <w:vAlign w:val="center"/>
          </w:tcPr>
          <w:p w14:paraId="324D00A3" w14:textId="688CE1E3"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 xml:space="preserve">PIB 2274280; PIB (29.7.20</w:t>
            </w:r>
            <w:ins w:id="507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pp.18–19</w:t>
            </w:r>
          </w:p>
        </w:tc>
      </w:tr>
      <w:tr w:rsidR="00926B8D" w:rsidRPr="00926B8D" w14:paraId="69AFC20F" w14:textId="77777777" w:rsidTr="00926B8D">
        <w:tc>
          <w:tcPr>
            <w:tcW w:w="1950" w:type="dxa"/>
            <w:shd w:val="clear" w:color="auto" w:fill="FFFFFF" w:themeFill="background1"/>
            <w:tcMar>
              <w:top w:w="50" w:type="dxa"/>
              <w:left w:w="90" w:type="dxa"/>
              <w:bottom w:w="50" w:type="dxa"/>
              <w:right w:w="90" w:type="dxa"/>
            </w:tcMar>
            <w:vAlign w:val="center"/>
          </w:tcPr>
          <w:p w14:paraId="5795D5E3"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Other business / professional services</w:t>
            </w:r>
          </w:p>
        </w:tc>
        <w:tc>
          <w:tcPr>
            <w:tcW w:w="1850" w:type="dxa"/>
            <w:shd w:val="clear" w:color="auto" w:fill="FFFFFF" w:themeFill="background1"/>
            <w:tcMar>
              <w:top w:w="50" w:type="dxa"/>
              <w:left w:w="90" w:type="dxa"/>
              <w:bottom w:w="50" w:type="dxa"/>
              <w:right w:w="90" w:type="dxa"/>
            </w:tcMar>
            <w:vAlign w:val="center"/>
          </w:tcPr>
          <w:p w14:paraId="2A3B42FA"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UK opening across 137 sub-sectors</w:t>
            </w:r>
          </w:p>
        </w:tc>
        <w:tc>
          <w:tcPr>
            <w:tcW w:w="3826" w:type="dxa"/>
            <w:shd w:val="clear" w:color="auto" w:fill="FFFFFF" w:themeFill="background1"/>
            <w:tcMar>
              <w:top w:w="50" w:type="dxa"/>
              <w:left w:w="90" w:type="dxa"/>
              <w:bottom w:w="50" w:type="dxa"/>
              <w:right w:w="90" w:type="dxa"/>
            </w:tcMar>
            <w:vAlign w:val="center"/>
          </w:tcPr>
          <w:p w14:paraId="3E853EAC"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MRAs targeted within 12 months (nursing, accountancy, architecture)</w:t>
            </w:r>
          </w:p>
        </w:tc>
        <w:tc>
          <w:tcPr>
            <w:tcW w:w="1400" w:type="dxa"/>
            <w:shd w:val="clear" w:color="auto" w:fill="FFFFFF" w:themeFill="background1"/>
            <w:tcMar>
              <w:top w:w="50" w:type="dxa"/>
              <w:left w:w="90" w:type="dxa"/>
              <w:bottom w:w="50" w:type="dxa"/>
              <w:right w:w="90" w:type="dxa"/>
            </w:tcMar>
            <w:vAlign w:val="center"/>
          </w:tcPr>
          <w:p w14:paraId="18C21BC3" w14:textId="7E04FC81"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 xml:space="preserve">PIB 2274280; PIB (29.7.20</w:t>
            </w:r>
            <w:ins w:id="5078"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926B8D" w:rsidRPr="00926B8D" w14:paraId="189D6093" w14:textId="77777777" w:rsidTr="00926B8D">
        <w:tc>
          <w:tcPr>
            <w:tcW w:w="1950" w:type="dxa"/>
            <w:shd w:val="clear" w:color="auto" w:fill="FFFFFF" w:themeFill="background1"/>
            <w:tcMar>
              <w:top w:w="50" w:type="dxa"/>
              <w:left w:w="90" w:type="dxa"/>
              <w:bottom w:w="50" w:type="dxa"/>
              <w:right w:w="90" w:type="dxa"/>
            </w:tcMar>
            <w:vAlign w:val="center"/>
          </w:tcPr>
          <w:p w14:paraId="16B49876"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Financial services</w:t>
            </w:r>
          </w:p>
        </w:tc>
        <w:tc>
          <w:tcPr>
            <w:tcW w:w="1850" w:type="dxa"/>
            <w:shd w:val="clear" w:color="auto" w:fill="FFFFFF" w:themeFill="background1"/>
            <w:tcMar>
              <w:top w:w="50" w:type="dxa"/>
              <w:left w:w="90" w:type="dxa"/>
              <w:bottom w:w="50" w:type="dxa"/>
              <w:right w:w="90" w:type="dxa"/>
            </w:tcMar>
            <w:vAlign w:val="center"/>
          </w:tcPr>
          <w:p w14:paraId="2949A6A2"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Enhanced, more predictable UK access</w:t>
            </w:r>
          </w:p>
        </w:tc>
        <w:tc>
          <w:tcPr>
            <w:tcW w:w="3826" w:type="dxa"/>
            <w:shd w:val="clear" w:color="auto" w:fill="FFFFFF" w:themeFill="background1"/>
            <w:tcMar>
              <w:top w:w="50" w:type="dxa"/>
              <w:left w:w="90" w:type="dxa"/>
              <w:bottom w:w="50" w:type="dxa"/>
              <w:right w:w="90" w:type="dxa"/>
            </w:tcMar>
            <w:vAlign w:val="center"/>
          </w:tcPr>
          <w:p w14:paraId="098A5E6F"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 xml:space="preserve">UK FCA/PRA authorisation still required</w:t>
            </w:r>
          </w:p>
        </w:tc>
        <w:tc>
          <w:tcPr>
            <w:tcW w:w="1400" w:type="dxa"/>
            <w:shd w:val="clear" w:color="auto" w:fill="FFFFFF" w:themeFill="background1"/>
            <w:tcMar>
              <w:top w:w="50" w:type="dxa"/>
              <w:left w:w="90" w:type="dxa"/>
              <w:bottom w:w="50" w:type="dxa"/>
              <w:right w:w="90" w:type="dxa"/>
            </w:tcMar>
            <w:vAlign w:val="center"/>
          </w:tcPr>
          <w:p w14:paraId="1C558A0A" w14:textId="10CBCAFE" w:rsidR="00926B8D" w:rsidRPr="00926B8D" w:rsidRDefault="00EF6E80" w:rsidP="00AE0A2C">
            <w:pPr>
              <w:spacing w:after="0" w:line="240" w:lineRule="auto"/>
              <w:rPr>
                <w:rFonts w:ascii="Times New Roman" w:hAnsi="Times New Roman" w:cs="Times New Roman"/>
              </w:rPr>
            </w:pPr>
            <w:del w:id="5212" w:author="Citation Verification" w:date="2026-07-17T00:00:00Z">
              <w:r>
                <w:rPr>
                  <w:rFonts w:ascii="Times New Roman" w:eastAsia="Georgia" w:hAnsi="Times New Roman" w:cs="Times New Roman"/>
                </w:rPr>
                <w:delText xml:space="preserve">FTA</w:delText>
              </w:r>
            </w:del>
            <w:ins w:id="5213"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214" w:author="Citation Verification" w:date="2026-07-17T00:00:00Z">
              <w:r>
                <w:rPr>
                  <w:rFonts w:ascii="Times New Roman" w:eastAsia="Georgia" w:hAnsi="Times New Roman" w:cs="Times New Roman"/>
                </w:rPr>
                <w:delText xml:space="preserve">agreement</w:delText>
              </w:r>
            </w:del>
            <w:ins w:id="5215"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p.16</w:t>
            </w:r>
          </w:p>
        </w:tc>
      </w:tr>
      <w:tr w:rsidR="00926B8D" w:rsidRPr="00926B8D" w14:paraId="6BAA4C9C" w14:textId="77777777" w:rsidTr="00926B8D">
        <w:tc>
          <w:tcPr>
            <w:tcW w:w="1950" w:type="dxa"/>
            <w:shd w:val="clear" w:color="auto" w:fill="FFFFFF" w:themeFill="background1"/>
            <w:tcMar>
              <w:top w:w="50" w:type="dxa"/>
              <w:left w:w="90" w:type="dxa"/>
              <w:bottom w:w="50" w:type="dxa"/>
              <w:right w:w="90" w:type="dxa"/>
            </w:tcMar>
            <w:vAlign w:val="center"/>
          </w:tcPr>
          <w:p w14:paraId="688EB10E"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Mobility – BV/ICT/CSS/IP/investors</w:t>
            </w:r>
          </w:p>
        </w:tc>
        <w:tc>
          <w:tcPr>
            <w:tcW w:w="1850" w:type="dxa"/>
            <w:shd w:val="clear" w:color="auto" w:fill="FFFFFF" w:themeFill="background1"/>
            <w:tcMar>
              <w:top w:w="50" w:type="dxa"/>
              <w:left w:w="90" w:type="dxa"/>
              <w:bottom w:w="50" w:type="dxa"/>
              <w:right w:w="90" w:type="dxa"/>
            </w:tcMar>
            <w:vAlign w:val="center"/>
          </w:tcPr>
          <w:p w14:paraId="452B5521"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Assured, time-bound entry; no economic-needs test or cap</w:t>
            </w:r>
          </w:p>
        </w:tc>
        <w:tc>
          <w:tcPr>
            <w:tcW w:w="3826" w:type="dxa"/>
            <w:shd w:val="clear" w:color="auto" w:fill="FFFFFF" w:themeFill="background1"/>
            <w:tcMar>
              <w:top w:w="50" w:type="dxa"/>
              <w:left w:w="90" w:type="dxa"/>
              <w:bottom w:w="50" w:type="dxa"/>
              <w:right w:w="90" w:type="dxa"/>
            </w:tcMar>
            <w:vAlign w:val="center"/>
          </w:tcPr>
          <w:p w14:paraId="2A6DB42C"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BV 90 days/6 months; ICT up to 3 years; CSS/IP 12 months/24</w:t>
            </w:r>
          </w:p>
        </w:tc>
        <w:tc>
          <w:tcPr>
            <w:tcW w:w="1400" w:type="dxa"/>
            <w:shd w:val="clear" w:color="auto" w:fill="FFFFFF" w:themeFill="background1"/>
            <w:tcMar>
              <w:top w:w="50" w:type="dxa"/>
              <w:left w:w="90" w:type="dxa"/>
              <w:bottom w:w="50" w:type="dxa"/>
              <w:right w:w="90" w:type="dxa"/>
            </w:tcMar>
            <w:vAlign w:val="center"/>
          </w:tcPr>
          <w:p w14:paraId="4DA5C603" w14:textId="1196684D" w:rsidR="00926B8D" w:rsidRPr="00926B8D"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00"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pp.17–18</w:t>
            </w:r>
          </w:p>
        </w:tc>
      </w:tr>
      <w:tr w:rsidR="00926B8D" w:rsidRPr="00926B8D" w14:paraId="3C24038F" w14:textId="77777777" w:rsidTr="00926B8D">
        <w:tc>
          <w:tcPr>
            <w:tcW w:w="1950" w:type="dxa"/>
            <w:shd w:val="clear" w:color="auto" w:fill="FFFFFF" w:themeFill="background1"/>
            <w:tcMar>
              <w:top w:w="50" w:type="dxa"/>
              <w:left w:w="90" w:type="dxa"/>
              <w:bottom w:w="50" w:type="dxa"/>
              <w:right w:w="90" w:type="dxa"/>
            </w:tcMar>
            <w:vAlign w:val="center"/>
          </w:tcPr>
          <w:p w14:paraId="7F49EF9C"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Chefs, yoga, classical musicians</w:t>
            </w:r>
          </w:p>
        </w:tc>
        <w:tc>
          <w:tcPr>
            <w:tcW w:w="1850" w:type="dxa"/>
            <w:shd w:val="clear" w:color="auto" w:fill="FFFFFF" w:themeFill="background1"/>
            <w:tcMar>
              <w:top w:w="50" w:type="dxa"/>
              <w:left w:w="90" w:type="dxa"/>
              <w:bottom w:w="50" w:type="dxa"/>
              <w:right w:w="90" w:type="dxa"/>
            </w:tcMar>
            <w:vAlign w:val="center"/>
          </w:tcPr>
          <w:p w14:paraId="527A2616"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Dedicated quota of 1,800 per year</w:t>
            </w:r>
          </w:p>
        </w:tc>
        <w:tc>
          <w:tcPr>
            <w:tcW w:w="3826" w:type="dxa"/>
            <w:shd w:val="clear" w:color="auto" w:fill="FFFFFF" w:themeFill="background1"/>
            <w:tcMar>
              <w:top w:w="50" w:type="dxa"/>
              <w:left w:w="90" w:type="dxa"/>
              <w:bottom w:w="50" w:type="dxa"/>
              <w:right w:w="90" w:type="dxa"/>
            </w:tcMar>
            <w:vAlign w:val="center"/>
          </w:tcPr>
          <w:p w14:paraId="331401EB"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Contractual-service-supplier arrangement</w:t>
            </w:r>
          </w:p>
        </w:tc>
        <w:tc>
          <w:tcPr>
            <w:tcW w:w="1400" w:type="dxa"/>
            <w:shd w:val="clear" w:color="auto" w:fill="FFFFFF" w:themeFill="background1"/>
            <w:tcMar>
              <w:top w:w="50" w:type="dxa"/>
              <w:left w:w="90" w:type="dxa"/>
              <w:bottom w:w="50" w:type="dxa"/>
              <w:right w:w="90" w:type="dxa"/>
            </w:tcMar>
            <w:vAlign w:val="center"/>
          </w:tcPr>
          <w:p w14:paraId="219A6BBD"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PIB 2274280</w:t>
            </w:r>
          </w:p>
        </w:tc>
      </w:tr>
      <w:tr w:rsidR="00926B8D" w:rsidRPr="00926B8D" w14:paraId="59D4E66C" w14:textId="77777777" w:rsidTr="00926B8D">
        <w:tc>
          <w:tcPr>
            <w:tcW w:w="1950" w:type="dxa"/>
            <w:shd w:val="clear" w:color="auto" w:fill="FFFFFF" w:themeFill="background1"/>
            <w:tcMar>
              <w:top w:w="50" w:type="dxa"/>
              <w:left w:w="90" w:type="dxa"/>
              <w:bottom w:w="50" w:type="dxa"/>
              <w:right w:w="90" w:type="dxa"/>
            </w:tcMar>
            <w:vAlign w:val="center"/>
          </w:tcPr>
          <w:p w14:paraId="4CA94CE1"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Telecommunications / digital</w:t>
            </w:r>
          </w:p>
        </w:tc>
        <w:tc>
          <w:tcPr>
            <w:tcW w:w="1850" w:type="dxa"/>
            <w:shd w:val="clear" w:color="auto" w:fill="FFFFFF" w:themeFill="background1"/>
            <w:tcMar>
              <w:top w:w="50" w:type="dxa"/>
              <w:left w:w="90" w:type="dxa"/>
              <w:bottom w:w="50" w:type="dxa"/>
              <w:right w:w="90" w:type="dxa"/>
            </w:tcMar>
            <w:vAlign w:val="center"/>
          </w:tcPr>
          <w:p w14:paraId="15F73BF7"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Commitments + digital-trade rules</w:t>
            </w:r>
          </w:p>
        </w:tc>
        <w:tc>
          <w:tcPr>
            <w:tcW w:w="3826" w:type="dxa"/>
            <w:shd w:val="clear" w:color="auto" w:fill="FFFFFF" w:themeFill="background1"/>
            <w:tcMar>
              <w:top w:w="50" w:type="dxa"/>
              <w:left w:w="90" w:type="dxa"/>
              <w:bottom w:w="50" w:type="dxa"/>
              <w:right w:w="90" w:type="dxa"/>
            </w:tcMar>
            <w:vAlign w:val="center"/>
          </w:tcPr>
          <w:p w14:paraId="48C43F9B"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Paperless trade; data-flow provisions</w:t>
            </w:r>
          </w:p>
        </w:tc>
        <w:tc>
          <w:tcPr>
            <w:tcW w:w="1400" w:type="dxa"/>
            <w:shd w:val="clear" w:color="auto" w:fill="FFFFFF" w:themeFill="background1"/>
            <w:tcMar>
              <w:top w:w="50" w:type="dxa"/>
              <w:left w:w="90" w:type="dxa"/>
              <w:bottom w:w="50" w:type="dxa"/>
              <w:right w:w="90" w:type="dxa"/>
            </w:tcMar>
            <w:vAlign w:val="center"/>
          </w:tcPr>
          <w:p w14:paraId="2BC90516" w14:textId="63FC368F" w:rsidR="00926B8D" w:rsidRPr="00926B8D"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6"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p.21</w:t>
            </w:r>
          </w:p>
        </w:tc>
      </w:tr>
      <w:tr w:rsidR="00926B8D" w:rsidRPr="00926B8D" w14:paraId="5713A7AF" w14:textId="77777777" w:rsidTr="00926B8D">
        <w:tc>
          <w:tcPr>
            <w:tcW w:w="1950" w:type="dxa"/>
            <w:shd w:val="clear" w:color="auto" w:fill="FFFFFF" w:themeFill="background1"/>
            <w:tcMar>
              <w:top w:w="50" w:type="dxa"/>
              <w:left w:w="90" w:type="dxa"/>
              <w:bottom w:w="50" w:type="dxa"/>
              <w:right w:w="90" w:type="dxa"/>
            </w:tcMar>
            <w:vAlign w:val="center"/>
          </w:tcPr>
          <w:p w14:paraId="5798975F"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GCCs / start-ups</w:t>
            </w:r>
          </w:p>
        </w:tc>
        <w:tc>
          <w:tcPr>
            <w:tcW w:w="1850" w:type="dxa"/>
            <w:shd w:val="clear" w:color="auto" w:fill="FFFFFF" w:themeFill="background1"/>
            <w:tcMar>
              <w:top w:w="50" w:type="dxa"/>
              <w:left w:w="90" w:type="dxa"/>
              <w:bottom w:w="50" w:type="dxa"/>
              <w:right w:w="90" w:type="dxa"/>
            </w:tcMar>
            <w:vAlign w:val="center"/>
          </w:tcPr>
          <w:p w14:paraId="13F4050F"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Greater certainty for UK-facing operations</w:t>
            </w:r>
          </w:p>
        </w:tc>
        <w:tc>
          <w:tcPr>
            <w:tcW w:w="3826" w:type="dxa"/>
            <w:shd w:val="clear" w:color="auto" w:fill="FFFFFF" w:themeFill="background1"/>
            <w:tcMar>
              <w:top w:w="50" w:type="dxa"/>
              <w:left w:w="90" w:type="dxa"/>
              <w:bottom w:w="50" w:type="dxa"/>
              <w:right w:w="90" w:type="dxa"/>
            </w:tcMar>
            <w:vAlign w:val="center"/>
          </w:tcPr>
          <w:p w14:paraId="1372D95C" w14:textId="77777777" w:rsidR="00926B8D" w:rsidRPr="00926B8D" w:rsidRDefault="00926B8D" w:rsidP="00AE0A2C">
            <w:pPr>
              <w:spacing w:after="0" w:line="240" w:lineRule="auto"/>
              <w:rPr>
                <w:rFonts w:ascii="Times New Roman" w:hAnsi="Times New Roman" w:cs="Times New Roman"/>
              </w:rPr>
            </w:pPr>
            <w:r>
              <w:rPr>
                <w:rFonts w:ascii="Times New Roman" w:eastAsia="Georgia" w:hAnsi="Times New Roman" w:cs="Times New Roman"/>
              </w:rPr>
              <w:t>Reduced compliance friction; DCC benefits</w:t>
            </w:r>
          </w:p>
        </w:tc>
        <w:tc>
          <w:tcPr>
            <w:tcW w:w="1400" w:type="dxa"/>
            <w:shd w:val="clear" w:color="auto" w:fill="FFFFFF" w:themeFill="background1"/>
            <w:tcMar>
              <w:top w:w="50" w:type="dxa"/>
              <w:left w:w="90" w:type="dxa"/>
              <w:bottom w:w="50" w:type="dxa"/>
              <w:right w:w="90" w:type="dxa"/>
            </w:tcMar>
            <w:vAlign w:val="center"/>
          </w:tcPr>
          <w:p w14:paraId="380947C8" w14:textId="028DF636" w:rsidR="00926B8D" w:rsidRPr="00926B8D"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4"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p.19</w:t>
            </w:r>
          </w:p>
        </w:tc>
      </w:tr>
    </w:tbl>
    <w:p w14:paraId="01B4B741" w14:textId="77777777" w:rsidR="00926B8D" w:rsidRDefault="00926B8D" w:rsidP="00926B8D">
      <w:pPr>
        <w:keepNext/>
        <w:shd w:val="clear" w:color="auto" w:fill="FFFFFF" w:themeFill="background1"/>
        <w:spacing w:before="60" w:after="60"/>
        <w:rPr>
          <w:rFonts w:ascii="Times New Roman" w:hAnsi="Times New Roman" w:cs="Times New Roman"/>
          <w:b/>
          <w:bCs/>
          <w:u w:val="single"/>
        </w:rPr>
      </w:pPr>
    </w:p>
    <w:p w14:paraId="6B5BB970" w14:textId="18E59592" w:rsidR="004B4B1C" w:rsidRDefault="004B4B1C" w:rsidP="004B4B1C">
      <w:pPr>
        <w:pStyle w:val="ListParagraph"/>
        <w:keepNext/>
        <w:numPr>
          <w:ilvl w:val="0"/>
          <w:numId w:val="7"/>
        </w:numPr>
        <w:shd w:val="clear" w:color="auto" w:fill="FFFFFF" w:themeFill="background1"/>
        <w:spacing w:before="60" w:after="60"/>
        <w:ind w:left="0"/>
        <w:rPr>
          <w:rFonts w:ascii="Times New Roman" w:eastAsia="Georgia" w:hAnsi="Times New Roman" w:cs="Times New Roman"/>
          <w:b/>
          <w:bCs/>
          <w:u w:val="single"/>
        </w:rPr>
      </w:pPr>
      <w:r>
        <w:rPr>
          <w:rFonts w:ascii="Times New Roman" w:eastAsia="Georgia" w:hAnsi="Times New Roman" w:cs="Times New Roman"/>
          <w:b/>
          <w:bCs/>
          <w:u w:val="single"/>
        </w:rPr>
        <w:t>POST-FTA — UK IMPORTS INTO INDIA, BY SECTOR</w:t>
      </w:r>
    </w:p>
    <w:p w14:paraId="38E5EAEF" w14:textId="77777777" w:rsidR="004B4B1C" w:rsidRDefault="004B4B1C" w:rsidP="004B4B1C">
      <w:pPr>
        <w:keepNext/>
        <w:shd w:val="clear" w:color="auto" w:fill="FFFFFF" w:themeFill="background1"/>
        <w:spacing w:before="60" w:after="60"/>
        <w:rPr>
          <w:rFonts w:ascii="Times New Roman" w:eastAsia="Georgia" w:hAnsi="Times New Roman" w:cs="Times New Roman"/>
          <w:b/>
          <w:bCs/>
          <w:u w:val="single"/>
        </w:rPr>
      </w:pPr>
    </w:p>
    <w:p w14:paraId="6772A65E" w14:textId="13D04A66" w:rsidR="004B4B1C" w:rsidRPr="004B4B1C" w:rsidRDefault="004B4B1C" w:rsidP="004B4B1C">
      <w:pPr>
        <w:pStyle w:val="ListParagraph"/>
        <w:keepNext/>
        <w:numPr>
          <w:ilvl w:val="0"/>
          <w:numId w:val="9"/>
        </w:numPr>
        <w:shd w:val="clear" w:color="auto" w:fill="FFFFFF" w:themeFill="background1"/>
        <w:spacing w:before="60" w:after="60"/>
        <w:rPr>
          <w:rFonts w:ascii="Times New Roman" w:hAnsi="Times New Roman" w:cs="Times New Roman"/>
          <w:b/>
          <w:bCs/>
          <w:u w:val="single"/>
        </w:rPr>
      </w:pPr>
      <w:r>
        <w:rPr>
          <w:rFonts w:ascii="Times New Roman" w:hAnsi="Times New Roman" w:cs="Times New Roman"/>
          <w:b/>
          <w:bCs/>
          <w:u w:val="single"/>
        </w:rPr>
        <w:t>GOODS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29"/>
        <w:gridCol w:w="1843"/>
        <w:gridCol w:w="3748"/>
        <w:gridCol w:w="1506"/>
      </w:tblGrid>
      <w:tr w:rsidR="004B4B1C" w:rsidRPr="004B4B1C" w14:paraId="7B91AE48" w14:textId="77777777" w:rsidTr="004B4B1C">
        <w:trPr>
          <w:tblHeader/>
        </w:trPr>
        <w:tc>
          <w:tcPr>
            <w:tcW w:w="1950" w:type="dxa"/>
            <w:shd w:val="clear" w:color="auto" w:fill="FFFFFF" w:themeFill="background1"/>
            <w:tcMar>
              <w:top w:w="55" w:type="dxa"/>
              <w:left w:w="90" w:type="dxa"/>
              <w:bottom w:w="55" w:type="dxa"/>
              <w:right w:w="90" w:type="dxa"/>
            </w:tcMar>
            <w:vAlign w:val="center"/>
          </w:tcPr>
          <w:p w14:paraId="1383FE00"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Goods category (HS)</w:t>
            </w:r>
          </w:p>
        </w:tc>
        <w:tc>
          <w:tcPr>
            <w:tcW w:w="1850" w:type="dxa"/>
            <w:shd w:val="clear" w:color="auto" w:fill="FFFFFF" w:themeFill="background1"/>
            <w:tcMar>
              <w:top w:w="55" w:type="dxa"/>
              <w:left w:w="90" w:type="dxa"/>
              <w:bottom w:w="55" w:type="dxa"/>
              <w:right w:w="90" w:type="dxa"/>
            </w:tcMar>
            <w:vAlign w:val="center"/>
          </w:tcPr>
          <w:p w14:paraId="49B40C6F"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Duty / market access (post-FTA)</w:t>
            </w:r>
          </w:p>
        </w:tc>
        <w:tc>
          <w:tcPr>
            <w:tcW w:w="3826" w:type="dxa"/>
            <w:shd w:val="clear" w:color="auto" w:fill="FFFFFF" w:themeFill="background1"/>
            <w:tcMar>
              <w:top w:w="55" w:type="dxa"/>
              <w:left w:w="90" w:type="dxa"/>
              <w:bottom w:w="55" w:type="dxa"/>
              <w:right w:w="90" w:type="dxa"/>
            </w:tcMar>
            <w:vAlign w:val="center"/>
          </w:tcPr>
          <w:p w14:paraId="1B4DCE46"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Conditions / what changed</w:t>
            </w:r>
          </w:p>
        </w:tc>
        <w:tc>
          <w:tcPr>
            <w:tcW w:w="1400" w:type="dxa"/>
            <w:shd w:val="clear" w:color="auto" w:fill="FFFFFF" w:themeFill="background1"/>
            <w:tcMar>
              <w:top w:w="55" w:type="dxa"/>
              <w:left w:w="90" w:type="dxa"/>
              <w:bottom w:w="55" w:type="dxa"/>
              <w:right w:w="90" w:type="dxa"/>
            </w:tcMar>
            <w:vAlign w:val="center"/>
          </w:tcPr>
          <w:p w14:paraId="12EF2601"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Source / cross-reference</w:t>
            </w:r>
          </w:p>
        </w:tc>
      </w:tr>
      <w:tr w:rsidR="004B4B1C" w:rsidRPr="004B4B1C" w14:paraId="37F2B501" w14:textId="77777777" w:rsidTr="004B4B1C">
        <w:tc>
          <w:tcPr>
            <w:tcW w:w="1950" w:type="dxa"/>
            <w:shd w:val="clear" w:color="auto" w:fill="FFFFFF" w:themeFill="background1"/>
            <w:tcMar>
              <w:top w:w="50" w:type="dxa"/>
              <w:left w:w="90" w:type="dxa"/>
              <w:bottom w:w="50" w:type="dxa"/>
              <w:right w:w="90" w:type="dxa"/>
            </w:tcMar>
            <w:vAlign w:val="center"/>
          </w:tcPr>
          <w:p w14:paraId="1ED7E9A8"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Scotch whisky &amp; gin (2208)</w:t>
            </w:r>
          </w:p>
        </w:tc>
        <w:tc>
          <w:tcPr>
            <w:tcW w:w="1850" w:type="dxa"/>
            <w:shd w:val="clear" w:color="auto" w:fill="FFFFFF" w:themeFill="background1"/>
            <w:tcMar>
              <w:top w:w="50" w:type="dxa"/>
              <w:left w:w="90" w:type="dxa"/>
              <w:bottom w:w="50" w:type="dxa"/>
              <w:right w:w="90" w:type="dxa"/>
            </w:tcMar>
            <w:vAlign w:val="center"/>
          </w:tcPr>
          <w:p w14:paraId="5C2BA247"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150% to 75% immediately; to 40% over 10 years</w:t>
            </w:r>
          </w:p>
        </w:tc>
        <w:tc>
          <w:tcPr>
            <w:tcW w:w="3826" w:type="dxa"/>
            <w:shd w:val="clear" w:color="auto" w:fill="FFFFFF" w:themeFill="background1"/>
            <w:tcMar>
              <w:top w:w="50" w:type="dxa"/>
              <w:left w:w="90" w:type="dxa"/>
              <w:bottom w:w="50" w:type="dxa"/>
              <w:right w:w="90" w:type="dxa"/>
            </w:tcMar>
            <w:vAlign w:val="center"/>
          </w:tcPr>
          <w:p w14:paraId="10FD6C3E"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Minimum import price for some spirits; state excise unchanged (limits retail fall)</w:t>
            </w:r>
          </w:p>
        </w:tc>
        <w:tc>
          <w:tcPr>
            <w:tcW w:w="1400" w:type="dxa"/>
            <w:shd w:val="clear" w:color="auto" w:fill="FFFFFF" w:themeFill="background1"/>
            <w:tcMar>
              <w:top w:w="50" w:type="dxa"/>
              <w:left w:w="90" w:type="dxa"/>
              <w:bottom w:w="50" w:type="dxa"/>
              <w:right w:w="90" w:type="dxa"/>
            </w:tcMar>
            <w:vAlign w:val="center"/>
          </w:tcPr>
          <w:p w14:paraId="652E2FF5" w14:textId="654FE470"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028"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 WTC MUMBAI REPORT</w:t>
            </w:r>
            <w:ins w:id="5029"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p.12</w:t>
            </w:r>
          </w:p>
        </w:tc>
      </w:tr>
      <w:tr w:rsidR="004B4B1C" w:rsidRPr="004B4B1C" w14:paraId="2E26FCD5" w14:textId="77777777" w:rsidTr="004B4B1C">
        <w:tc>
          <w:tcPr>
            <w:tcW w:w="1950" w:type="dxa"/>
            <w:shd w:val="clear" w:color="auto" w:fill="FFFFFF" w:themeFill="background1"/>
            <w:tcMar>
              <w:top w:w="50" w:type="dxa"/>
              <w:left w:w="90" w:type="dxa"/>
              <w:bottom w:w="50" w:type="dxa"/>
              <w:right w:w="90" w:type="dxa"/>
            </w:tcMar>
            <w:vAlign w:val="center"/>
          </w:tcPr>
          <w:p w14:paraId="7516A986"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Automobiles – CBU (8703)</w:t>
            </w:r>
          </w:p>
        </w:tc>
        <w:tc>
          <w:tcPr>
            <w:tcW w:w="1850" w:type="dxa"/>
            <w:shd w:val="clear" w:color="auto" w:fill="FFFFFF" w:themeFill="background1"/>
            <w:tcMar>
              <w:top w:w="50" w:type="dxa"/>
              <w:left w:w="90" w:type="dxa"/>
              <w:bottom w:w="50" w:type="dxa"/>
              <w:right w:w="90" w:type="dxa"/>
            </w:tcMar>
            <w:vAlign w:val="center"/>
          </w:tcPr>
          <w:p w14:paraId="0172626F"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Over 100% towards 10%, within annual quotas, phased</w:t>
            </w:r>
          </w:p>
        </w:tc>
        <w:tc>
          <w:tcPr>
            <w:tcW w:w="3826" w:type="dxa"/>
            <w:shd w:val="clear" w:color="auto" w:fill="FFFFFF" w:themeFill="background1"/>
            <w:tcMar>
              <w:top w:w="50" w:type="dxa"/>
              <w:left w:w="90" w:type="dxa"/>
              <w:bottom w:w="50" w:type="dxa"/>
              <w:right w:w="90" w:type="dxa"/>
            </w:tcMar>
            <w:vAlign w:val="center"/>
          </w:tcPr>
          <w:p w14:paraId="1C36ED68"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BIS/AIS type-approval unchanged; quota management</w:t>
            </w:r>
          </w:p>
        </w:tc>
        <w:tc>
          <w:tcPr>
            <w:tcW w:w="1400" w:type="dxa"/>
            <w:shd w:val="clear" w:color="auto" w:fill="FFFFFF" w:themeFill="background1"/>
            <w:tcMar>
              <w:top w:w="50" w:type="dxa"/>
              <w:left w:w="90" w:type="dxa"/>
              <w:bottom w:w="50" w:type="dxa"/>
              <w:right w:w="90" w:type="dxa"/>
            </w:tcMar>
            <w:vAlign w:val="center"/>
          </w:tcPr>
          <w:p w14:paraId="023E614A" w14:textId="64C951B3" w:rsidR="004B4B1C" w:rsidRPr="004B4B1C" w:rsidRDefault="00267C8F" w:rsidP="00AE0A2C">
            <w:pPr>
              <w:spacing w:after="0" w:line="240" w:lineRule="auto"/>
              <w:rPr>
                <w:rFonts w:ascii="Times New Roman" w:hAnsi="Times New Roman" w:cs="Times New Roman"/>
              </w:rPr>
            </w:pPr>
            <w:r>
              <w:rPr>
                <w:rFonts w:ascii="Times New Roman" w:eastAsia="Georgia" w:hAnsi="Times New Roman" w:cs="Times New Roman"/>
              </w:rPr>
              <w:t xml:space="preserve">WTC MUMBAI REPORT</w:t>
            </w:r>
            <w:ins w:id="5065"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w:t>
            </w:r>
            <w:del w:id="5066" w:author="Citation Verification" w:date="2026-07-17T00:00:00Z">
              <w:r>
                <w:rPr>
                  <w:rFonts w:ascii="Times New Roman" w:eastAsia="Georgia" w:hAnsi="Times New Roman" w:cs="Times New Roman"/>
                </w:rPr>
                <w:delText xml:space="preserve">9</w:delText>
              </w:r>
            </w:del>
            <w:ins w:id="5067" w:author="Citation Verification" w:date="2026-07-17T00:00:00Z">
              <w:r>
                <w:rPr>
                  <w:rFonts w:ascii="Times New Roman" w:eastAsia="Georgia" w:hAnsi="Times New Roman" w:cs="Times New Roman"/>
                  <w:color w:val="FF0000"/>
                </w:rPr>
                <w:t xml:space="preserve">11</w:t>
              </w:r>
            </w:ins>
            <w:r>
              <w:rPr>
                <w:rFonts w:ascii="Times New Roman" w:eastAsia="Georgia" w:hAnsi="Times New Roman" w:cs="Times New Roman"/>
              </w:rPr>
              <w:t xml:space="preserve">; </w:t>
            </w:r>
            <w:del w:id="5068" w:author="Citation Verification" w:date="2026-07-17T00:00:00Z">
              <w:r>
                <w:rPr>
                  <w:rFonts w:ascii="Times New Roman" w:eastAsia="Georgia" w:hAnsi="Times New Roman" w:cs="Times New Roman"/>
                </w:rPr>
                <w:delText xml:space="preserve">FTA</w:delText>
              </w:r>
            </w:del>
            <w:ins w:id="5069"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070" w:author="Citation Verification" w:date="2026-07-17T00:00:00Z">
              <w:r>
                <w:rPr>
                  <w:rFonts w:ascii="Times New Roman" w:eastAsia="Georgia" w:hAnsi="Times New Roman" w:cs="Times New Roman"/>
                </w:rPr>
                <w:delText xml:space="preserve">agreement</w:delText>
              </w:r>
            </w:del>
            <w:ins w:id="5071"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p.20</w:t>
            </w:r>
          </w:p>
        </w:tc>
      </w:tr>
      <w:tr w:rsidR="004B4B1C" w:rsidRPr="004B4B1C" w14:paraId="55D1CB12" w14:textId="77777777" w:rsidTr="004B4B1C">
        <w:tc>
          <w:tcPr>
            <w:tcW w:w="1950" w:type="dxa"/>
            <w:shd w:val="clear" w:color="auto" w:fill="FFFFFF" w:themeFill="background1"/>
            <w:tcMar>
              <w:top w:w="50" w:type="dxa"/>
              <w:left w:w="90" w:type="dxa"/>
              <w:bottom w:w="50" w:type="dxa"/>
              <w:right w:w="90" w:type="dxa"/>
            </w:tcMar>
            <w:vAlign w:val="center"/>
          </w:tcPr>
          <w:p w14:paraId="28BE4845"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Auto components (8708)</w:t>
            </w:r>
          </w:p>
        </w:tc>
        <w:tc>
          <w:tcPr>
            <w:tcW w:w="1850" w:type="dxa"/>
            <w:shd w:val="clear" w:color="auto" w:fill="FFFFFF" w:themeFill="background1"/>
            <w:tcMar>
              <w:top w:w="50" w:type="dxa"/>
              <w:left w:w="90" w:type="dxa"/>
              <w:bottom w:w="50" w:type="dxa"/>
              <w:right w:w="90" w:type="dxa"/>
            </w:tcMar>
            <w:vAlign w:val="center"/>
          </w:tcPr>
          <w:p w14:paraId="26E7397A"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Towards duty-free</w:t>
            </w:r>
          </w:p>
        </w:tc>
        <w:tc>
          <w:tcPr>
            <w:tcW w:w="3826" w:type="dxa"/>
            <w:shd w:val="clear" w:color="auto" w:fill="FFFFFF" w:themeFill="background1"/>
            <w:tcMar>
              <w:top w:w="50" w:type="dxa"/>
              <w:left w:w="90" w:type="dxa"/>
              <w:bottom w:w="50" w:type="dxa"/>
              <w:right w:w="90" w:type="dxa"/>
            </w:tcMar>
            <w:vAlign w:val="center"/>
          </w:tcPr>
          <w:p w14:paraId="0F94B435"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BIS/AIS unchanged</w:t>
            </w:r>
          </w:p>
        </w:tc>
        <w:tc>
          <w:tcPr>
            <w:tcW w:w="1400" w:type="dxa"/>
            <w:shd w:val="clear" w:color="auto" w:fill="FFFFFF" w:themeFill="background1"/>
            <w:tcMar>
              <w:top w:w="50" w:type="dxa"/>
              <w:left w:w="90" w:type="dxa"/>
              <w:bottom w:w="50" w:type="dxa"/>
              <w:right w:w="90" w:type="dxa"/>
            </w:tcMar>
            <w:vAlign w:val="center"/>
          </w:tcPr>
          <w:p w14:paraId="56D21DE5" w14:textId="4F1057C8" w:rsidR="004B4B1C" w:rsidRPr="004B4B1C" w:rsidRDefault="00EF6E80" w:rsidP="00AE0A2C">
            <w:pPr>
              <w:spacing w:after="0" w:line="240" w:lineRule="auto"/>
              <w:rPr>
                <w:rFonts w:ascii="Times New Roman" w:hAnsi="Times New Roman" w:cs="Times New Roman"/>
              </w:rPr>
            </w:pPr>
            <w:del w:id="5220" w:author="Citation Verification" w:date="2026-07-17T00:00:00Z">
              <w:r>
                <w:rPr>
                  <w:rFonts w:ascii="Times New Roman" w:eastAsia="Georgia" w:hAnsi="Times New Roman" w:cs="Times New Roman"/>
                </w:rPr>
                <w:delText xml:space="preserve">FTA</w:delText>
              </w:r>
            </w:del>
            <w:ins w:id="5221"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222" w:author="Citation Verification" w:date="2026-07-17T00:00:00Z">
              <w:r>
                <w:rPr>
                  <w:rFonts w:ascii="Times New Roman" w:eastAsia="Georgia" w:hAnsi="Times New Roman" w:cs="Times New Roman"/>
                </w:rPr>
                <w:delText xml:space="preserve">agreement</w:delText>
              </w:r>
            </w:del>
            <w:ins w:id="5223"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p.20</w:t>
            </w:r>
          </w:p>
        </w:tc>
      </w:tr>
      <w:tr w:rsidR="004B4B1C" w:rsidRPr="004B4B1C" w14:paraId="1E949397" w14:textId="77777777" w:rsidTr="004B4B1C">
        <w:tc>
          <w:tcPr>
            <w:tcW w:w="1950" w:type="dxa"/>
            <w:shd w:val="clear" w:color="auto" w:fill="FFFFFF" w:themeFill="background1"/>
            <w:tcMar>
              <w:top w:w="50" w:type="dxa"/>
              <w:left w:w="90" w:type="dxa"/>
              <w:bottom w:w="50" w:type="dxa"/>
              <w:right w:w="90" w:type="dxa"/>
            </w:tcMar>
            <w:vAlign w:val="center"/>
          </w:tcPr>
          <w:p w14:paraId="6C6850D8"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Cosmetics (33)</w:t>
            </w:r>
          </w:p>
        </w:tc>
        <w:tc>
          <w:tcPr>
            <w:tcW w:w="1850" w:type="dxa"/>
            <w:shd w:val="clear" w:color="auto" w:fill="FFFFFF" w:themeFill="background1"/>
            <w:tcMar>
              <w:top w:w="50" w:type="dxa"/>
              <w:left w:w="90" w:type="dxa"/>
              <w:bottom w:w="50" w:type="dxa"/>
              <w:right w:w="90" w:type="dxa"/>
            </w:tcMar>
            <w:vAlign w:val="center"/>
          </w:tcPr>
          <w:p w14:paraId="78F27077"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Duty reduced</w:t>
            </w:r>
          </w:p>
        </w:tc>
        <w:tc>
          <w:tcPr>
            <w:tcW w:w="3826" w:type="dxa"/>
            <w:shd w:val="clear" w:color="auto" w:fill="FFFFFF" w:themeFill="background1"/>
            <w:tcMar>
              <w:top w:w="50" w:type="dxa"/>
              <w:left w:w="90" w:type="dxa"/>
              <w:bottom w:w="50" w:type="dxa"/>
              <w:right w:w="90" w:type="dxa"/>
            </w:tcMar>
            <w:vAlign w:val="center"/>
          </w:tcPr>
          <w:p w14:paraId="07D18B22"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CDSCO cosmetic registration (Rules 2020) unchanged</w:t>
            </w:r>
          </w:p>
        </w:tc>
        <w:tc>
          <w:tcPr>
            <w:tcW w:w="1400" w:type="dxa"/>
            <w:shd w:val="clear" w:color="auto" w:fill="FFFFFF" w:themeFill="background1"/>
            <w:tcMar>
              <w:top w:w="50" w:type="dxa"/>
              <w:left w:w="90" w:type="dxa"/>
              <w:bottom w:w="50" w:type="dxa"/>
              <w:right w:w="90" w:type="dxa"/>
            </w:tcMar>
            <w:vAlign w:val="center"/>
          </w:tcPr>
          <w:p w14:paraId="0CD33B3F" w14:textId="4CCE232A"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030"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p.12; WTC MUMBAI REPORT</w:t>
            </w:r>
            <w:ins w:id="5031" w:author="Citation Verification" w:date="2026-07-17T00:00:00Z">
              <w:r>
                <w:rPr>
                  <w:rFonts w:ascii="Times New Roman" w:eastAsia="Georgia" w:hAnsi="Times New Roman" w:cs="Times New Roman"/>
                  <w:color w:val="FF0000"/>
                </w:rPr>
                <w:t xml:space="preserve"> </w:t>
              </w:r>
            </w:ins>
            <w:r>
              <w:rPr>
                <w:rFonts w:ascii="Times New Roman" w:eastAsia="Georgia" w:hAnsi="Times New Roman" w:cs="Times New Roman"/>
              </w:rPr>
              <w:t xml:space="preserve">p.12</w:t>
            </w:r>
          </w:p>
        </w:tc>
      </w:tr>
      <w:tr w:rsidR="004B4B1C" w:rsidRPr="004B4B1C" w14:paraId="688976D2" w14:textId="77777777" w:rsidTr="004B4B1C">
        <w:tc>
          <w:tcPr>
            <w:tcW w:w="1950" w:type="dxa"/>
            <w:shd w:val="clear" w:color="auto" w:fill="FFFFFF" w:themeFill="background1"/>
            <w:tcMar>
              <w:top w:w="50" w:type="dxa"/>
              <w:left w:w="90" w:type="dxa"/>
              <w:bottom w:w="50" w:type="dxa"/>
              <w:right w:w="90" w:type="dxa"/>
            </w:tcMar>
            <w:vAlign w:val="center"/>
          </w:tcPr>
          <w:p w14:paraId="44EEC812"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Medical devices (9018–22)</w:t>
            </w:r>
          </w:p>
        </w:tc>
        <w:tc>
          <w:tcPr>
            <w:tcW w:w="1850" w:type="dxa"/>
            <w:shd w:val="clear" w:color="auto" w:fill="FFFFFF" w:themeFill="background1"/>
            <w:tcMar>
              <w:top w:w="50" w:type="dxa"/>
              <w:left w:w="90" w:type="dxa"/>
              <w:bottom w:w="50" w:type="dxa"/>
              <w:right w:w="90" w:type="dxa"/>
            </w:tcMar>
            <w:vAlign w:val="center"/>
          </w:tcPr>
          <w:p w14:paraId="177E2791"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Duty reduced</w:t>
            </w:r>
          </w:p>
        </w:tc>
        <w:tc>
          <w:tcPr>
            <w:tcW w:w="3826" w:type="dxa"/>
            <w:shd w:val="clear" w:color="auto" w:fill="FFFFFF" w:themeFill="background1"/>
            <w:tcMar>
              <w:top w:w="50" w:type="dxa"/>
              <w:left w:w="90" w:type="dxa"/>
              <w:bottom w:w="50" w:type="dxa"/>
              <w:right w:w="90" w:type="dxa"/>
            </w:tcMar>
            <w:vAlign w:val="center"/>
          </w:tcPr>
          <w:p w14:paraId="5DC0B506"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CDSCO (MDR 2017) unchanged; mutual-recognition framework</w:t>
            </w:r>
          </w:p>
        </w:tc>
        <w:tc>
          <w:tcPr>
            <w:tcW w:w="1400" w:type="dxa"/>
            <w:shd w:val="clear" w:color="auto" w:fill="FFFFFF" w:themeFill="background1"/>
            <w:tcMar>
              <w:top w:w="50" w:type="dxa"/>
              <w:left w:w="90" w:type="dxa"/>
              <w:bottom w:w="50" w:type="dxa"/>
              <w:right w:w="90" w:type="dxa"/>
            </w:tcMar>
            <w:vAlign w:val="center"/>
          </w:tcPr>
          <w:p w14:paraId="44ED8EBB" w14:textId="07B4E47C" w:rsidR="004B4B1C" w:rsidRPr="004B4B1C" w:rsidRDefault="00EF6E80" w:rsidP="00AE0A2C">
            <w:pPr>
              <w:spacing w:after="0" w:line="240" w:lineRule="auto"/>
              <w:rPr>
                <w:rFonts w:ascii="Times New Roman" w:hAnsi="Times New Roman" w:cs="Times New Roman"/>
              </w:rPr>
            </w:pPr>
            <w:del w:id="5192" w:author="Citation Verification" w:date="2026-07-17T00:00:00Z">
              <w:r>
                <w:rPr>
                  <w:rFonts w:ascii="Times New Roman" w:eastAsia="Georgia" w:hAnsi="Times New Roman" w:cs="Times New Roman"/>
                </w:rPr>
                <w:delText xml:space="preserve">FTA</w:delText>
              </w:r>
            </w:del>
            <w:ins w:id="5193"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94" w:author="Citation Verification" w:date="2026-07-17T00:00:00Z">
              <w:r>
                <w:rPr>
                  <w:rFonts w:ascii="Times New Roman" w:eastAsia="Georgia" w:hAnsi="Times New Roman" w:cs="Times New Roman"/>
                </w:rPr>
                <w:delText xml:space="preserve">agreement</w:delText>
              </w:r>
            </w:del>
            <w:ins w:id="5195"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p.13</w:t>
            </w:r>
          </w:p>
        </w:tc>
      </w:tr>
      <w:tr w:rsidR="004B4B1C" w:rsidRPr="004B4B1C" w14:paraId="4D8D77E4" w14:textId="77777777" w:rsidTr="004B4B1C">
        <w:tc>
          <w:tcPr>
            <w:tcW w:w="1950" w:type="dxa"/>
            <w:shd w:val="clear" w:color="auto" w:fill="FFFFFF" w:themeFill="background1"/>
            <w:tcMar>
              <w:top w:w="50" w:type="dxa"/>
              <w:left w:w="90" w:type="dxa"/>
              <w:bottom w:w="50" w:type="dxa"/>
              <w:right w:w="90" w:type="dxa"/>
            </w:tcMar>
            <w:vAlign w:val="center"/>
          </w:tcPr>
          <w:p w14:paraId="7CA03CCA"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Machinery &amp; electricals (84–85)</w:t>
            </w:r>
          </w:p>
        </w:tc>
        <w:tc>
          <w:tcPr>
            <w:tcW w:w="1850" w:type="dxa"/>
            <w:shd w:val="clear" w:color="auto" w:fill="FFFFFF" w:themeFill="background1"/>
            <w:tcMar>
              <w:top w:w="50" w:type="dxa"/>
              <w:left w:w="90" w:type="dxa"/>
              <w:bottom w:w="50" w:type="dxa"/>
              <w:right w:w="90" w:type="dxa"/>
            </w:tcMar>
            <w:vAlign w:val="center"/>
          </w:tcPr>
          <w:p w14:paraId="2A48FDCE"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Duty reduced/phased (was up to ~14%)</w:t>
            </w:r>
          </w:p>
        </w:tc>
        <w:tc>
          <w:tcPr>
            <w:tcW w:w="3826" w:type="dxa"/>
            <w:shd w:val="clear" w:color="auto" w:fill="FFFFFF" w:themeFill="background1"/>
            <w:tcMar>
              <w:top w:w="50" w:type="dxa"/>
              <w:left w:w="90" w:type="dxa"/>
              <w:bottom w:w="50" w:type="dxa"/>
              <w:right w:w="90" w:type="dxa"/>
            </w:tcMar>
            <w:vAlign w:val="center"/>
          </w:tcPr>
          <w:p w14:paraId="4D3D9B61"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BIS/CRS and WPC/TEC unchanged</w:t>
            </w:r>
          </w:p>
        </w:tc>
        <w:tc>
          <w:tcPr>
            <w:tcW w:w="1400" w:type="dxa"/>
            <w:shd w:val="clear" w:color="auto" w:fill="FFFFFF" w:themeFill="background1"/>
            <w:tcMar>
              <w:top w:w="50" w:type="dxa"/>
              <w:left w:w="90" w:type="dxa"/>
              <w:bottom w:w="50" w:type="dxa"/>
              <w:right w:w="90" w:type="dxa"/>
            </w:tcMar>
            <w:vAlign w:val="center"/>
          </w:tcPr>
          <w:p w14:paraId="4F7EC662" w14:textId="31073CEF"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238"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4B4B1C" w:rsidRPr="004B4B1C" w14:paraId="1F3E160F" w14:textId="77777777" w:rsidTr="004B4B1C">
        <w:tc>
          <w:tcPr>
            <w:tcW w:w="1950" w:type="dxa"/>
            <w:shd w:val="clear" w:color="auto" w:fill="FFFFFF" w:themeFill="background1"/>
            <w:tcMar>
              <w:top w:w="50" w:type="dxa"/>
              <w:left w:w="90" w:type="dxa"/>
              <w:bottom w:w="50" w:type="dxa"/>
              <w:right w:w="90" w:type="dxa"/>
            </w:tcMar>
            <w:vAlign w:val="center"/>
          </w:tcPr>
          <w:p w14:paraId="473D3AF2"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Chemicals &amp; plastics (28–29,39)</w:t>
            </w:r>
          </w:p>
        </w:tc>
        <w:tc>
          <w:tcPr>
            <w:tcW w:w="1850" w:type="dxa"/>
            <w:shd w:val="clear" w:color="auto" w:fill="FFFFFF" w:themeFill="background1"/>
            <w:tcMar>
              <w:top w:w="50" w:type="dxa"/>
              <w:left w:w="90" w:type="dxa"/>
              <w:bottom w:w="50" w:type="dxa"/>
              <w:right w:w="90" w:type="dxa"/>
            </w:tcMar>
            <w:vAlign w:val="center"/>
          </w:tcPr>
          <w:p w14:paraId="130B3CF2"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Duty reduced/phased (was up to ~8%/6%)</w:t>
            </w:r>
          </w:p>
        </w:tc>
        <w:tc>
          <w:tcPr>
            <w:tcW w:w="3826" w:type="dxa"/>
            <w:shd w:val="clear" w:color="auto" w:fill="FFFFFF" w:themeFill="background1"/>
            <w:tcMar>
              <w:top w:w="50" w:type="dxa"/>
              <w:left w:w="90" w:type="dxa"/>
              <w:bottom w:w="50" w:type="dxa"/>
              <w:right w:w="90" w:type="dxa"/>
            </w:tcMar>
            <w:vAlign w:val="center"/>
          </w:tcPr>
          <w:p w14:paraId="312DBA06"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Safety compliance unchanged</w:t>
            </w:r>
          </w:p>
        </w:tc>
        <w:tc>
          <w:tcPr>
            <w:tcW w:w="1400" w:type="dxa"/>
            <w:shd w:val="clear" w:color="auto" w:fill="FFFFFF" w:themeFill="background1"/>
            <w:tcMar>
              <w:top w:w="50" w:type="dxa"/>
              <w:left w:w="90" w:type="dxa"/>
              <w:bottom w:w="50" w:type="dxa"/>
              <w:right w:w="90" w:type="dxa"/>
            </w:tcMar>
            <w:vAlign w:val="center"/>
          </w:tcPr>
          <w:p w14:paraId="4246552A" w14:textId="2EACBAC5"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239"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4B4B1C" w:rsidRPr="004B4B1C" w14:paraId="11588118" w14:textId="77777777" w:rsidTr="004B4B1C">
        <w:tc>
          <w:tcPr>
            <w:tcW w:w="1950" w:type="dxa"/>
            <w:shd w:val="clear" w:color="auto" w:fill="FFFFFF" w:themeFill="background1"/>
            <w:tcMar>
              <w:top w:w="50" w:type="dxa"/>
              <w:left w:w="90" w:type="dxa"/>
              <w:bottom w:w="50" w:type="dxa"/>
              <w:right w:w="90" w:type="dxa"/>
            </w:tcMar>
            <w:vAlign w:val="center"/>
          </w:tcPr>
          <w:p w14:paraId="2BE10336"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Metals &amp; construction (69–76)</w:t>
            </w:r>
          </w:p>
        </w:tc>
        <w:tc>
          <w:tcPr>
            <w:tcW w:w="1850" w:type="dxa"/>
            <w:shd w:val="clear" w:color="auto" w:fill="FFFFFF" w:themeFill="background1"/>
            <w:tcMar>
              <w:top w:w="50" w:type="dxa"/>
              <w:left w:w="90" w:type="dxa"/>
              <w:bottom w:w="50" w:type="dxa"/>
              <w:right w:w="90" w:type="dxa"/>
            </w:tcMar>
            <w:vAlign w:val="center"/>
          </w:tcPr>
          <w:p w14:paraId="7244E636"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Duty reduced/phased (was up to ~10–12%)</w:t>
            </w:r>
          </w:p>
        </w:tc>
        <w:tc>
          <w:tcPr>
            <w:tcW w:w="3826" w:type="dxa"/>
            <w:shd w:val="clear" w:color="auto" w:fill="FFFFFF" w:themeFill="background1"/>
            <w:tcMar>
              <w:top w:w="50" w:type="dxa"/>
              <w:left w:w="90" w:type="dxa"/>
              <w:bottom w:w="50" w:type="dxa"/>
              <w:right w:w="90" w:type="dxa"/>
            </w:tcMar>
            <w:vAlign w:val="center"/>
          </w:tcPr>
          <w:p w14:paraId="58409D47"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BIS QCOs unchanged</w:t>
            </w:r>
          </w:p>
        </w:tc>
        <w:tc>
          <w:tcPr>
            <w:tcW w:w="1400" w:type="dxa"/>
            <w:shd w:val="clear" w:color="auto" w:fill="FFFFFF" w:themeFill="background1"/>
            <w:tcMar>
              <w:top w:w="50" w:type="dxa"/>
              <w:left w:w="90" w:type="dxa"/>
              <w:bottom w:w="50" w:type="dxa"/>
              <w:right w:w="90" w:type="dxa"/>
            </w:tcMar>
            <w:vAlign w:val="center"/>
          </w:tcPr>
          <w:p w14:paraId="41DE89C7" w14:textId="674D7E43"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240"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p.3</w:t>
            </w:r>
          </w:p>
        </w:tc>
      </w:tr>
      <w:tr w:rsidR="004B4B1C" w:rsidRPr="004B4B1C" w14:paraId="2383548E" w14:textId="77777777" w:rsidTr="004B4B1C">
        <w:tc>
          <w:tcPr>
            <w:tcW w:w="1950" w:type="dxa"/>
            <w:shd w:val="clear" w:color="auto" w:fill="FFFFFF" w:themeFill="background1"/>
            <w:tcMar>
              <w:top w:w="50" w:type="dxa"/>
              <w:left w:w="90" w:type="dxa"/>
              <w:bottom w:w="50" w:type="dxa"/>
              <w:right w:w="90" w:type="dxa"/>
            </w:tcMar>
            <w:vAlign w:val="center"/>
          </w:tcPr>
          <w:p w14:paraId="0B5D3B7B"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lastRenderedPageBreak/>
              <w:t xml:space="preserve">Sensitive agri: dairy, cereals, oils, apples</w:t>
            </w:r>
          </w:p>
        </w:tc>
        <w:tc>
          <w:tcPr>
            <w:tcW w:w="1850" w:type="dxa"/>
            <w:shd w:val="clear" w:color="auto" w:fill="FFFFFF" w:themeFill="background1"/>
            <w:tcMar>
              <w:top w:w="50" w:type="dxa"/>
              <w:left w:w="90" w:type="dxa"/>
              <w:bottom w:w="50" w:type="dxa"/>
              <w:right w:w="90" w:type="dxa"/>
            </w:tcMar>
            <w:vAlign w:val="center"/>
          </w:tcPr>
          <w:p w14:paraId="12BF9549"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Excluded — no concession</w:t>
            </w:r>
          </w:p>
        </w:tc>
        <w:tc>
          <w:tcPr>
            <w:tcW w:w="3826" w:type="dxa"/>
            <w:shd w:val="clear" w:color="auto" w:fill="FFFFFF" w:themeFill="background1"/>
            <w:tcMar>
              <w:top w:w="50" w:type="dxa"/>
              <w:left w:w="90" w:type="dxa"/>
              <w:bottom w:w="50" w:type="dxa"/>
              <w:right w:w="90" w:type="dxa"/>
            </w:tcMar>
            <w:vAlign w:val="center"/>
          </w:tcPr>
          <w:p w14:paraId="5ACEBC74"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Protected; FSSAI/quarantine unchanged</w:t>
            </w:r>
          </w:p>
        </w:tc>
        <w:tc>
          <w:tcPr>
            <w:tcW w:w="1400" w:type="dxa"/>
            <w:shd w:val="clear" w:color="auto" w:fill="FFFFFF" w:themeFill="background1"/>
            <w:tcMar>
              <w:top w:w="50" w:type="dxa"/>
              <w:left w:w="90" w:type="dxa"/>
              <w:bottom w:w="50" w:type="dxa"/>
              <w:right w:w="90" w:type="dxa"/>
            </w:tcMar>
            <w:vAlign w:val="center"/>
          </w:tcPr>
          <w:p w14:paraId="48208B0D" w14:textId="4F138D25"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 xml:space="preserve">PIB 2274280; PIB (29.7.20</w:t>
            </w:r>
            <w:ins w:id="5081"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p.20</w:t>
            </w:r>
          </w:p>
        </w:tc>
      </w:tr>
      <w:tr w:rsidR="004B4B1C" w:rsidRPr="004B4B1C" w14:paraId="075D914A" w14:textId="77777777" w:rsidTr="004B4B1C">
        <w:tc>
          <w:tcPr>
            <w:tcW w:w="1950" w:type="dxa"/>
            <w:shd w:val="clear" w:color="auto" w:fill="FFFFFF" w:themeFill="background1"/>
            <w:tcMar>
              <w:top w:w="50" w:type="dxa"/>
              <w:left w:w="90" w:type="dxa"/>
              <w:bottom w:w="50" w:type="dxa"/>
              <w:right w:w="90" w:type="dxa"/>
            </w:tcMar>
            <w:vAlign w:val="center"/>
          </w:tcPr>
          <w:p w14:paraId="004F9578"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 xml:space="preserve">Gold, jewellery, lab-grown diamonds, smartphones, optic fibre</w:t>
            </w:r>
          </w:p>
        </w:tc>
        <w:tc>
          <w:tcPr>
            <w:tcW w:w="1850" w:type="dxa"/>
            <w:shd w:val="clear" w:color="auto" w:fill="FFFFFF" w:themeFill="background1"/>
            <w:tcMar>
              <w:top w:w="50" w:type="dxa"/>
              <w:left w:w="90" w:type="dxa"/>
              <w:bottom w:w="50" w:type="dxa"/>
              <w:right w:w="90" w:type="dxa"/>
            </w:tcMar>
            <w:vAlign w:val="center"/>
          </w:tcPr>
          <w:p w14:paraId="0825D3D2"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Excluded / protected</w:t>
            </w:r>
          </w:p>
        </w:tc>
        <w:tc>
          <w:tcPr>
            <w:tcW w:w="3826" w:type="dxa"/>
            <w:shd w:val="clear" w:color="auto" w:fill="FFFFFF" w:themeFill="background1"/>
            <w:tcMar>
              <w:top w:w="50" w:type="dxa"/>
              <w:left w:w="90" w:type="dxa"/>
              <w:bottom w:w="50" w:type="dxa"/>
              <w:right w:w="90" w:type="dxa"/>
            </w:tcMar>
            <w:vAlign w:val="center"/>
          </w:tcPr>
          <w:p w14:paraId="2E3BCDBF"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Strategic exclusions retained</w:t>
            </w:r>
          </w:p>
        </w:tc>
        <w:tc>
          <w:tcPr>
            <w:tcW w:w="1400" w:type="dxa"/>
            <w:shd w:val="clear" w:color="auto" w:fill="FFFFFF" w:themeFill="background1"/>
            <w:tcMar>
              <w:top w:w="50" w:type="dxa"/>
              <w:left w:w="90" w:type="dxa"/>
              <w:bottom w:w="50" w:type="dxa"/>
              <w:right w:w="90" w:type="dxa"/>
            </w:tcMar>
            <w:vAlign w:val="center"/>
          </w:tcPr>
          <w:p w14:paraId="4750F1EB" w14:textId="0440593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 xml:space="preserve">PIB 2274280; PIB (29.7.20</w:t>
            </w:r>
            <w:ins w:id="5082"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p.20</w:t>
            </w:r>
          </w:p>
        </w:tc>
      </w:tr>
      <w:tr w:rsidR="004B4B1C" w:rsidRPr="004B4B1C" w14:paraId="68536B51" w14:textId="77777777" w:rsidTr="004B4B1C">
        <w:tc>
          <w:tcPr>
            <w:tcW w:w="1950" w:type="dxa"/>
            <w:shd w:val="clear" w:color="auto" w:fill="FFFFFF" w:themeFill="background1"/>
            <w:tcMar>
              <w:top w:w="50" w:type="dxa"/>
              <w:left w:w="90" w:type="dxa"/>
              <w:bottom w:w="50" w:type="dxa"/>
              <w:right w:w="90" w:type="dxa"/>
            </w:tcMar>
            <w:vAlign w:val="center"/>
          </w:tcPr>
          <w:p w14:paraId="2B9B75A3"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Strategic (Make in India / PLI) lines</w:t>
            </w:r>
          </w:p>
        </w:tc>
        <w:tc>
          <w:tcPr>
            <w:tcW w:w="1850" w:type="dxa"/>
            <w:shd w:val="clear" w:color="auto" w:fill="FFFFFF" w:themeFill="background1"/>
            <w:tcMar>
              <w:top w:w="50" w:type="dxa"/>
              <w:left w:w="90" w:type="dxa"/>
              <w:bottom w:w="50" w:type="dxa"/>
              <w:right w:w="90" w:type="dxa"/>
            </w:tcMar>
            <w:vAlign w:val="center"/>
          </w:tcPr>
          <w:p w14:paraId="05FCB912"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Gradual cuts over 5 / 7 / 10 years</w:t>
            </w:r>
          </w:p>
        </w:tc>
        <w:tc>
          <w:tcPr>
            <w:tcW w:w="3826" w:type="dxa"/>
            <w:shd w:val="clear" w:color="auto" w:fill="FFFFFF" w:themeFill="background1"/>
            <w:tcMar>
              <w:top w:w="50" w:type="dxa"/>
              <w:left w:w="90" w:type="dxa"/>
              <w:bottom w:w="50" w:type="dxa"/>
              <w:right w:w="90" w:type="dxa"/>
            </w:tcMar>
            <w:vAlign w:val="center"/>
          </w:tcPr>
          <w:p w14:paraId="4B54AC9F"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Longest transitions; check schedule by HS</w:t>
            </w:r>
          </w:p>
        </w:tc>
        <w:tc>
          <w:tcPr>
            <w:tcW w:w="1400" w:type="dxa"/>
            <w:shd w:val="clear" w:color="auto" w:fill="FFFFFF" w:themeFill="background1"/>
            <w:tcMar>
              <w:top w:w="50" w:type="dxa"/>
              <w:left w:w="90" w:type="dxa"/>
              <w:bottom w:w="50" w:type="dxa"/>
              <w:right w:w="90" w:type="dxa"/>
            </w:tcMar>
            <w:vAlign w:val="center"/>
          </w:tcPr>
          <w:p w14:paraId="0A6F3BBD" w14:textId="199C00C4"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42"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pp.5,20</w:t>
            </w:r>
          </w:p>
        </w:tc>
      </w:tr>
    </w:tbl>
    <w:p w14:paraId="22D2D5DB" w14:textId="77777777" w:rsidR="004B4B1C" w:rsidRDefault="004B4B1C" w:rsidP="00926B8D">
      <w:pPr>
        <w:keepNext/>
        <w:shd w:val="clear" w:color="auto" w:fill="FFFFFF" w:themeFill="background1"/>
        <w:spacing w:before="60" w:after="60"/>
        <w:rPr>
          <w:rFonts w:ascii="Times New Roman" w:hAnsi="Times New Roman" w:cs="Times New Roman"/>
          <w:b/>
          <w:bCs/>
          <w:u w:val="single"/>
        </w:rPr>
      </w:pPr>
    </w:p>
    <w:p w14:paraId="5D547E90" w14:textId="01237063" w:rsidR="004B4B1C" w:rsidRDefault="004B4B1C" w:rsidP="004B4B1C">
      <w:pPr>
        <w:pStyle w:val="ListParagraph"/>
        <w:keepNext/>
        <w:numPr>
          <w:ilvl w:val="0"/>
          <w:numId w:val="9"/>
        </w:numPr>
        <w:shd w:val="clear" w:color="auto" w:fill="FFFFFF" w:themeFill="background1"/>
        <w:spacing w:before="60" w:after="60"/>
        <w:rPr>
          <w:rFonts w:ascii="Times New Roman" w:hAnsi="Times New Roman" w:cs="Times New Roman"/>
          <w:b/>
          <w:bCs/>
          <w:u w:val="single"/>
        </w:rPr>
      </w:pPr>
      <w:r>
        <w:rPr>
          <w:rFonts w:ascii="Times New Roman" w:hAnsi="Times New Roman" w:cs="Times New Roman"/>
          <w:b/>
          <w:bCs/>
          <w:u w:val="single"/>
        </w:rPr>
        <w:t>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76"/>
        <w:gridCol w:w="1821"/>
        <w:gridCol w:w="3649"/>
        <w:gridCol w:w="1380"/>
      </w:tblGrid>
      <w:tr w:rsidR="004B4B1C" w:rsidRPr="004B4B1C" w14:paraId="40985574" w14:textId="77777777" w:rsidTr="004B4B1C">
        <w:trPr>
          <w:tblHeader/>
        </w:trPr>
        <w:tc>
          <w:tcPr>
            <w:tcW w:w="1950" w:type="dxa"/>
            <w:shd w:val="clear" w:color="auto" w:fill="FFFFFF" w:themeFill="background1"/>
            <w:tcMar>
              <w:top w:w="55" w:type="dxa"/>
              <w:left w:w="90" w:type="dxa"/>
              <w:bottom w:w="55" w:type="dxa"/>
              <w:right w:w="90" w:type="dxa"/>
            </w:tcMar>
            <w:vAlign w:val="center"/>
          </w:tcPr>
          <w:p w14:paraId="2F30E618"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Service category</w:t>
            </w:r>
          </w:p>
        </w:tc>
        <w:tc>
          <w:tcPr>
            <w:tcW w:w="1850" w:type="dxa"/>
            <w:shd w:val="clear" w:color="auto" w:fill="FFFFFF" w:themeFill="background1"/>
            <w:tcMar>
              <w:top w:w="55" w:type="dxa"/>
              <w:left w:w="90" w:type="dxa"/>
              <w:bottom w:w="55" w:type="dxa"/>
              <w:right w:w="90" w:type="dxa"/>
            </w:tcMar>
            <w:vAlign w:val="center"/>
          </w:tcPr>
          <w:p w14:paraId="01F7F1CD"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Market access (post-FTA)</w:t>
            </w:r>
          </w:p>
        </w:tc>
        <w:tc>
          <w:tcPr>
            <w:tcW w:w="3826" w:type="dxa"/>
            <w:shd w:val="clear" w:color="auto" w:fill="FFFFFF" w:themeFill="background1"/>
            <w:tcMar>
              <w:top w:w="55" w:type="dxa"/>
              <w:left w:w="90" w:type="dxa"/>
              <w:bottom w:w="55" w:type="dxa"/>
              <w:right w:w="90" w:type="dxa"/>
            </w:tcMar>
            <w:vAlign w:val="center"/>
          </w:tcPr>
          <w:p w14:paraId="2003F91A"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Conditions / what changed</w:t>
            </w:r>
          </w:p>
        </w:tc>
        <w:tc>
          <w:tcPr>
            <w:tcW w:w="1400" w:type="dxa"/>
            <w:shd w:val="clear" w:color="auto" w:fill="FFFFFF" w:themeFill="background1"/>
            <w:tcMar>
              <w:top w:w="55" w:type="dxa"/>
              <w:left w:w="90" w:type="dxa"/>
              <w:bottom w:w="55" w:type="dxa"/>
              <w:right w:w="90" w:type="dxa"/>
            </w:tcMar>
            <w:vAlign w:val="center"/>
          </w:tcPr>
          <w:p w14:paraId="537813B1" w14:textId="77777777" w:rsidR="004B4B1C" w:rsidRPr="004B4B1C" w:rsidRDefault="004B4B1C" w:rsidP="00AE0A2C">
            <w:pPr>
              <w:spacing w:after="0" w:line="250" w:lineRule="auto"/>
              <w:rPr>
                <w:rFonts w:ascii="Times New Roman" w:hAnsi="Times New Roman" w:cs="Times New Roman"/>
              </w:rPr>
            </w:pPr>
            <w:r>
              <w:rPr>
                <w:rFonts w:ascii="Times New Roman" w:eastAsia="Georgia" w:hAnsi="Times New Roman" w:cs="Times New Roman"/>
                <w:b/>
                <w:bCs/>
              </w:rPr>
              <w:t>Source / cross-reference</w:t>
            </w:r>
          </w:p>
        </w:tc>
      </w:tr>
      <w:tr w:rsidR="004B4B1C" w:rsidRPr="004B4B1C" w14:paraId="01582C78" w14:textId="77777777" w:rsidTr="004B4B1C">
        <w:tc>
          <w:tcPr>
            <w:tcW w:w="1950" w:type="dxa"/>
            <w:shd w:val="clear" w:color="auto" w:fill="FFFFFF" w:themeFill="background1"/>
            <w:tcMar>
              <w:top w:w="50" w:type="dxa"/>
              <w:left w:w="90" w:type="dxa"/>
              <w:bottom w:w="50" w:type="dxa"/>
              <w:right w:w="90" w:type="dxa"/>
            </w:tcMar>
            <w:vAlign w:val="center"/>
          </w:tcPr>
          <w:p w14:paraId="2F13090D"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Financial services / banking / insurance</w:t>
            </w:r>
          </w:p>
        </w:tc>
        <w:tc>
          <w:tcPr>
            <w:tcW w:w="1850" w:type="dxa"/>
            <w:shd w:val="clear" w:color="auto" w:fill="FFFFFF" w:themeFill="background1"/>
            <w:tcMar>
              <w:top w:w="50" w:type="dxa"/>
              <w:left w:w="90" w:type="dxa"/>
              <w:bottom w:w="50" w:type="dxa"/>
              <w:right w:w="90" w:type="dxa"/>
            </w:tcMar>
            <w:vAlign w:val="center"/>
          </w:tcPr>
          <w:p w14:paraId="084EFD43"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Treaty-assured access; some FDI caps (e.g., ~74%)</w:t>
            </w:r>
          </w:p>
        </w:tc>
        <w:tc>
          <w:tcPr>
            <w:tcW w:w="3826" w:type="dxa"/>
            <w:shd w:val="clear" w:color="auto" w:fill="FFFFFF" w:themeFill="background1"/>
            <w:tcMar>
              <w:top w:w="50" w:type="dxa"/>
              <w:left w:w="90" w:type="dxa"/>
              <w:bottom w:w="50" w:type="dxa"/>
              <w:right w:w="90" w:type="dxa"/>
            </w:tcMar>
            <w:vAlign w:val="center"/>
          </w:tcPr>
          <w:p w14:paraId="59569608"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RBI/SEBI/IRDAI licensing and FEMA unchanged</w:t>
            </w:r>
          </w:p>
        </w:tc>
        <w:tc>
          <w:tcPr>
            <w:tcW w:w="1400" w:type="dxa"/>
            <w:shd w:val="clear" w:color="auto" w:fill="FFFFFF" w:themeFill="background1"/>
            <w:tcMar>
              <w:top w:w="50" w:type="dxa"/>
              <w:left w:w="90" w:type="dxa"/>
              <w:bottom w:w="50" w:type="dxa"/>
              <w:right w:w="90" w:type="dxa"/>
            </w:tcMar>
            <w:vAlign w:val="center"/>
          </w:tcPr>
          <w:p w14:paraId="69C68E90" w14:textId="6FD2038D"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59"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4B4B1C" w:rsidRPr="004B4B1C" w14:paraId="3E88FAEE" w14:textId="77777777" w:rsidTr="004B4B1C">
        <w:tc>
          <w:tcPr>
            <w:tcW w:w="1950" w:type="dxa"/>
            <w:shd w:val="clear" w:color="auto" w:fill="FFFFFF" w:themeFill="background1"/>
            <w:tcMar>
              <w:top w:w="50" w:type="dxa"/>
              <w:left w:w="90" w:type="dxa"/>
              <w:bottom w:w="50" w:type="dxa"/>
              <w:right w:w="90" w:type="dxa"/>
            </w:tcMar>
            <w:vAlign w:val="center"/>
          </w:tcPr>
          <w:p w14:paraId="2EAE9844"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Telecommunications</w:t>
            </w:r>
          </w:p>
        </w:tc>
        <w:tc>
          <w:tcPr>
            <w:tcW w:w="1850" w:type="dxa"/>
            <w:shd w:val="clear" w:color="auto" w:fill="FFFFFF" w:themeFill="background1"/>
            <w:tcMar>
              <w:top w:w="50" w:type="dxa"/>
              <w:left w:w="90" w:type="dxa"/>
              <w:bottom w:w="50" w:type="dxa"/>
              <w:right w:w="90" w:type="dxa"/>
            </w:tcMar>
            <w:vAlign w:val="center"/>
          </w:tcPr>
          <w:p w14:paraId="7B1423AB"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Commitments (up to 100% FDI referenced)</w:t>
            </w:r>
          </w:p>
        </w:tc>
        <w:tc>
          <w:tcPr>
            <w:tcW w:w="3826" w:type="dxa"/>
            <w:shd w:val="clear" w:color="auto" w:fill="FFFFFF" w:themeFill="background1"/>
            <w:tcMar>
              <w:top w:w="50" w:type="dxa"/>
              <w:left w:w="90" w:type="dxa"/>
              <w:bottom w:w="50" w:type="dxa"/>
              <w:right w:w="90" w:type="dxa"/>
            </w:tcMar>
            <w:vAlign w:val="center"/>
          </w:tcPr>
          <w:p w14:paraId="4EA960F3"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Licensing/WPC-TEC unchanged</w:t>
            </w:r>
          </w:p>
        </w:tc>
        <w:tc>
          <w:tcPr>
            <w:tcW w:w="1400" w:type="dxa"/>
            <w:shd w:val="clear" w:color="auto" w:fill="FFFFFF" w:themeFill="background1"/>
            <w:tcMar>
              <w:top w:w="50" w:type="dxa"/>
              <w:left w:w="90" w:type="dxa"/>
              <w:bottom w:w="50" w:type="dxa"/>
              <w:right w:w="90" w:type="dxa"/>
            </w:tcMar>
            <w:vAlign w:val="center"/>
          </w:tcPr>
          <w:p w14:paraId="52F93C3E" w14:textId="59700835"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0"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4B4B1C" w:rsidRPr="004B4B1C" w14:paraId="2F3280C8" w14:textId="77777777" w:rsidTr="004B4B1C">
        <w:tc>
          <w:tcPr>
            <w:tcW w:w="1950" w:type="dxa"/>
            <w:shd w:val="clear" w:color="auto" w:fill="FFFFFF" w:themeFill="background1"/>
            <w:tcMar>
              <w:top w:w="50" w:type="dxa"/>
              <w:left w:w="90" w:type="dxa"/>
              <w:bottom w:w="50" w:type="dxa"/>
              <w:right w:w="90" w:type="dxa"/>
            </w:tcMar>
            <w:vAlign w:val="center"/>
          </w:tcPr>
          <w:p w14:paraId="280F3F39"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Professional / accounting / environmental</w:t>
            </w:r>
          </w:p>
        </w:tc>
        <w:tc>
          <w:tcPr>
            <w:tcW w:w="1850" w:type="dxa"/>
            <w:shd w:val="clear" w:color="auto" w:fill="FFFFFF" w:themeFill="background1"/>
            <w:tcMar>
              <w:top w:w="50" w:type="dxa"/>
              <w:left w:w="90" w:type="dxa"/>
              <w:bottom w:w="50" w:type="dxa"/>
              <w:right w:w="90" w:type="dxa"/>
            </w:tcMar>
            <w:vAlign w:val="center"/>
          </w:tcPr>
          <w:p w14:paraId="6BF94179"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Commitments in ~108 sub-sectors</w:t>
            </w:r>
          </w:p>
        </w:tc>
        <w:tc>
          <w:tcPr>
            <w:tcW w:w="3826" w:type="dxa"/>
            <w:shd w:val="clear" w:color="auto" w:fill="FFFFFF" w:themeFill="background1"/>
            <w:tcMar>
              <w:top w:w="50" w:type="dxa"/>
              <w:left w:w="90" w:type="dxa"/>
              <w:bottom w:w="50" w:type="dxa"/>
              <w:right w:w="90" w:type="dxa"/>
            </w:tcMar>
            <w:vAlign w:val="center"/>
          </w:tcPr>
          <w:p w14:paraId="5451C201"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Professional-body regulation unchanged; MRAs to follow</w:t>
            </w:r>
          </w:p>
        </w:tc>
        <w:tc>
          <w:tcPr>
            <w:tcW w:w="1400" w:type="dxa"/>
            <w:shd w:val="clear" w:color="auto" w:fill="FFFFFF" w:themeFill="background1"/>
            <w:tcMar>
              <w:top w:w="50" w:type="dxa"/>
              <w:left w:w="90" w:type="dxa"/>
              <w:bottom w:w="50" w:type="dxa"/>
              <w:right w:w="90" w:type="dxa"/>
            </w:tcMar>
            <w:vAlign w:val="center"/>
          </w:tcPr>
          <w:p w14:paraId="5F8C94BA" w14:textId="768A7D3F"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1"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r w:rsidR="004B4B1C" w:rsidRPr="004B4B1C" w14:paraId="438AEE00" w14:textId="77777777" w:rsidTr="004B4B1C">
        <w:tc>
          <w:tcPr>
            <w:tcW w:w="1950" w:type="dxa"/>
            <w:shd w:val="clear" w:color="auto" w:fill="FFFFFF" w:themeFill="background1"/>
            <w:tcMar>
              <w:top w:w="50" w:type="dxa"/>
              <w:left w:w="90" w:type="dxa"/>
              <w:bottom w:w="50" w:type="dxa"/>
              <w:right w:w="90" w:type="dxa"/>
            </w:tcMar>
            <w:vAlign w:val="center"/>
          </w:tcPr>
          <w:p w14:paraId="3F8350FF"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Education</w:t>
            </w:r>
          </w:p>
        </w:tc>
        <w:tc>
          <w:tcPr>
            <w:tcW w:w="1850" w:type="dxa"/>
            <w:shd w:val="clear" w:color="auto" w:fill="FFFFFF" w:themeFill="background1"/>
            <w:tcMar>
              <w:top w:w="50" w:type="dxa"/>
              <w:left w:w="90" w:type="dxa"/>
              <w:bottom w:w="50" w:type="dxa"/>
              <w:right w:w="90" w:type="dxa"/>
            </w:tcMar>
            <w:vAlign w:val="center"/>
          </w:tcPr>
          <w:p w14:paraId="2BC72666"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Framework for UK campuses in India</w:t>
            </w:r>
          </w:p>
        </w:tc>
        <w:tc>
          <w:tcPr>
            <w:tcW w:w="3826" w:type="dxa"/>
            <w:shd w:val="clear" w:color="auto" w:fill="FFFFFF" w:themeFill="background1"/>
            <w:tcMar>
              <w:top w:w="50" w:type="dxa"/>
              <w:left w:w="90" w:type="dxa"/>
              <w:bottom w:w="50" w:type="dxa"/>
              <w:right w:w="90" w:type="dxa"/>
            </w:tcMar>
            <w:vAlign w:val="center"/>
          </w:tcPr>
          <w:p w14:paraId="1218CFC7"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Regulatory approvals still apply</w:t>
            </w:r>
          </w:p>
        </w:tc>
        <w:tc>
          <w:tcPr>
            <w:tcW w:w="1400" w:type="dxa"/>
            <w:shd w:val="clear" w:color="auto" w:fill="FFFFFF" w:themeFill="background1"/>
            <w:tcMar>
              <w:top w:w="50" w:type="dxa"/>
              <w:left w:w="90" w:type="dxa"/>
              <w:bottom w:w="50" w:type="dxa"/>
              <w:right w:w="90" w:type="dxa"/>
            </w:tcMar>
            <w:vAlign w:val="center"/>
          </w:tcPr>
          <w:p w14:paraId="5CE7CC06" w14:textId="0A7BBD74" w:rsidR="004B4B1C" w:rsidRPr="004B4B1C" w:rsidRDefault="00EF6E80" w:rsidP="00AE0A2C">
            <w:pPr>
              <w:spacing w:after="0" w:line="240" w:lineRule="auto"/>
              <w:rPr>
                <w:rFonts w:ascii="Times New Roman" w:hAnsi="Times New Roman" w:cs="Times New Roman"/>
              </w:rPr>
            </w:pPr>
            <w:del w:id="5137" w:author="Citation Verification" w:date="2026-07-17T00:00:00Z">
              <w:r>
                <w:rPr>
                  <w:rFonts w:ascii="Times New Roman" w:eastAsia="Georgia" w:hAnsi="Times New Roman" w:cs="Times New Roman"/>
                </w:rPr>
                <w:delText xml:space="preserve">FTA</w:delText>
              </w:r>
            </w:del>
            <w:ins w:id="5138" w:author="Citation Verification" w:date="2026-07-17T00:00:00Z">
              <w:r>
                <w:rPr>
                  <w:rFonts w:ascii="Times New Roman" w:eastAsia="Georgia" w:hAnsi="Times New Roman" w:cs="Times New Roman"/>
                  <w:color w:val="FF0000"/>
                </w:rPr>
                <w:t xml:space="preserve">PIB</w:t>
              </w:r>
            </w:ins>
            <w:r>
              <w:rPr>
                <w:rFonts w:ascii="Times New Roman" w:eastAsia="Georgia" w:hAnsi="Times New Roman" w:cs="Times New Roman"/>
              </w:rPr>
              <w:t xml:space="preserve"> </w:t>
            </w:r>
            <w:del w:id="5139" w:author="Citation Verification" w:date="2026-07-17T00:00:00Z">
              <w:r>
                <w:rPr>
                  <w:rFonts w:ascii="Times New Roman" w:eastAsia="Georgia" w:hAnsi="Times New Roman" w:cs="Times New Roman"/>
                </w:rPr>
                <w:delText xml:space="preserve">agreement</w:delText>
              </w:r>
            </w:del>
            <w:ins w:id="5140" w:author="Citation Verification" w:date="2026-07-17T00:00:00Z">
              <w:r>
                <w:rPr>
                  <w:rFonts w:ascii="Times New Roman" w:eastAsia="Georgia" w:hAnsi="Times New Roman" w:cs="Times New Roman"/>
                  <w:color w:val="FF0000"/>
                </w:rPr>
                <w:t xml:space="preserve">(29.7.2025)</w:t>
              </w:r>
            </w:ins>
            <w:r>
              <w:rPr>
                <w:rFonts w:ascii="Times New Roman" w:eastAsia="Georgia" w:hAnsi="Times New Roman" w:cs="Times New Roman"/>
              </w:rPr>
              <w:t xml:space="preserve"> pp.19–20</w:t>
            </w:r>
          </w:p>
        </w:tc>
      </w:tr>
      <w:tr w:rsidR="004B4B1C" w:rsidRPr="004B4B1C" w14:paraId="0EC20B2F" w14:textId="77777777" w:rsidTr="004B4B1C">
        <w:tc>
          <w:tcPr>
            <w:tcW w:w="1950" w:type="dxa"/>
            <w:shd w:val="clear" w:color="auto" w:fill="FFFFFF" w:themeFill="background1"/>
            <w:tcMar>
              <w:top w:w="50" w:type="dxa"/>
              <w:left w:w="90" w:type="dxa"/>
              <w:bottom w:w="50" w:type="dxa"/>
              <w:right w:w="90" w:type="dxa"/>
            </w:tcMar>
            <w:vAlign w:val="center"/>
          </w:tcPr>
          <w:p w14:paraId="43D95E73"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Digital / e-commerce</w:t>
            </w:r>
          </w:p>
        </w:tc>
        <w:tc>
          <w:tcPr>
            <w:tcW w:w="1850" w:type="dxa"/>
            <w:shd w:val="clear" w:color="auto" w:fill="FFFFFF" w:themeFill="background1"/>
            <w:tcMar>
              <w:top w:w="50" w:type="dxa"/>
              <w:left w:w="90" w:type="dxa"/>
              <w:bottom w:w="50" w:type="dxa"/>
              <w:right w:w="90" w:type="dxa"/>
            </w:tcMar>
            <w:vAlign w:val="center"/>
          </w:tcPr>
          <w:p w14:paraId="05094390"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Digital-trade rules; paperless trade</w:t>
            </w:r>
          </w:p>
        </w:tc>
        <w:tc>
          <w:tcPr>
            <w:tcW w:w="3826" w:type="dxa"/>
            <w:shd w:val="clear" w:color="auto" w:fill="FFFFFF" w:themeFill="background1"/>
            <w:tcMar>
              <w:top w:w="50" w:type="dxa"/>
              <w:left w:w="90" w:type="dxa"/>
              <w:bottom w:w="50" w:type="dxa"/>
              <w:right w:w="90" w:type="dxa"/>
            </w:tcMar>
            <w:vAlign w:val="center"/>
          </w:tcPr>
          <w:p w14:paraId="4F71A05C"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Data/consumer protections; domestic law applies</w:t>
            </w:r>
          </w:p>
        </w:tc>
        <w:tc>
          <w:tcPr>
            <w:tcW w:w="1400" w:type="dxa"/>
            <w:shd w:val="clear" w:color="auto" w:fill="FFFFFF" w:themeFill="background1"/>
            <w:tcMar>
              <w:top w:w="50" w:type="dxa"/>
              <w:left w:w="90" w:type="dxa"/>
              <w:bottom w:w="50" w:type="dxa"/>
              <w:right w:w="90" w:type="dxa"/>
            </w:tcMar>
            <w:vAlign w:val="center"/>
          </w:tcPr>
          <w:p w14:paraId="5521DA56" w14:textId="272C674E"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7"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p.21</w:t>
            </w:r>
          </w:p>
        </w:tc>
      </w:tr>
      <w:tr w:rsidR="004B4B1C" w:rsidRPr="004B4B1C" w14:paraId="558E993C" w14:textId="77777777" w:rsidTr="004B4B1C">
        <w:tc>
          <w:tcPr>
            <w:tcW w:w="1950" w:type="dxa"/>
            <w:shd w:val="clear" w:color="auto" w:fill="FFFFFF" w:themeFill="background1"/>
            <w:tcMar>
              <w:top w:w="50" w:type="dxa"/>
              <w:left w:w="90" w:type="dxa"/>
              <w:bottom w:w="50" w:type="dxa"/>
              <w:right w:w="90" w:type="dxa"/>
            </w:tcMar>
            <w:vAlign w:val="center"/>
          </w:tcPr>
          <w:p w14:paraId="4533B9CE"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Auxiliary air-transport / logistics</w:t>
            </w:r>
          </w:p>
        </w:tc>
        <w:tc>
          <w:tcPr>
            <w:tcW w:w="1850" w:type="dxa"/>
            <w:shd w:val="clear" w:color="auto" w:fill="FFFFFF" w:themeFill="background1"/>
            <w:tcMar>
              <w:top w:w="50" w:type="dxa"/>
              <w:left w:w="90" w:type="dxa"/>
              <w:bottom w:w="50" w:type="dxa"/>
              <w:right w:w="90" w:type="dxa"/>
            </w:tcMar>
            <w:vAlign w:val="center"/>
          </w:tcPr>
          <w:p w14:paraId="6C6BE25C"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Commitments referenced</w:t>
            </w:r>
          </w:p>
        </w:tc>
        <w:tc>
          <w:tcPr>
            <w:tcW w:w="3826" w:type="dxa"/>
            <w:shd w:val="clear" w:color="auto" w:fill="FFFFFF" w:themeFill="background1"/>
            <w:tcMar>
              <w:top w:w="50" w:type="dxa"/>
              <w:left w:w="90" w:type="dxa"/>
              <w:bottom w:w="50" w:type="dxa"/>
              <w:right w:w="90" w:type="dxa"/>
            </w:tcMar>
            <w:vAlign w:val="center"/>
          </w:tcPr>
          <w:p w14:paraId="01D7CB0D" w14:textId="77777777" w:rsidR="004B4B1C" w:rsidRPr="004B4B1C" w:rsidRDefault="004B4B1C" w:rsidP="00AE0A2C">
            <w:pPr>
              <w:spacing w:after="0" w:line="240" w:lineRule="auto"/>
              <w:rPr>
                <w:rFonts w:ascii="Times New Roman" w:hAnsi="Times New Roman" w:cs="Times New Roman"/>
              </w:rPr>
            </w:pPr>
            <w:r>
              <w:rPr>
                <w:rFonts w:ascii="Times New Roman" w:eastAsia="Georgia" w:hAnsi="Times New Roman" w:cs="Times New Roman"/>
              </w:rPr>
              <w:t>Sectoral regulation unchanged</w:t>
            </w:r>
          </w:p>
        </w:tc>
        <w:tc>
          <w:tcPr>
            <w:tcW w:w="1400" w:type="dxa"/>
            <w:shd w:val="clear" w:color="auto" w:fill="FFFFFF" w:themeFill="background1"/>
            <w:tcMar>
              <w:top w:w="50" w:type="dxa"/>
              <w:left w:w="90" w:type="dxa"/>
              <w:bottom w:w="50" w:type="dxa"/>
              <w:right w:w="90" w:type="dxa"/>
            </w:tcMar>
            <w:vAlign w:val="center"/>
          </w:tcPr>
          <w:p w14:paraId="4E956D4A" w14:textId="5057509F" w:rsidR="004B4B1C" w:rsidRPr="004B4B1C" w:rsidRDefault="00EF6E80" w:rsidP="00AE0A2C">
            <w:pPr>
              <w:spacing w:after="0" w:line="240" w:lineRule="auto"/>
              <w:rPr>
                <w:rFonts w:ascii="Times New Roman" w:hAnsi="Times New Roman" w:cs="Times New Roman"/>
              </w:rPr>
            </w:pPr>
            <w:r>
              <w:rPr>
                <w:rFonts w:ascii="Times New Roman" w:eastAsia="Georgia" w:hAnsi="Times New Roman" w:cs="Times New Roman"/>
              </w:rPr>
              <w:t xml:space="preserve">PIB (29.7.20</w:t>
            </w:r>
            <w:ins w:id="5162" w:author="Citation Verification" w:date="2026-07-17T00:00:00Z">
              <w:r>
                <w:rPr>
                  <w:rFonts w:ascii="Times New Roman" w:eastAsia="Georgia" w:hAnsi="Times New Roman" w:cs="Times New Roman"/>
                  <w:color w:val="FF0000"/>
                </w:rPr>
                <w:t xml:space="preserve">2</w:t>
              </w:r>
            </w:ins>
            <w:r>
              <w:rPr>
                <w:rFonts w:ascii="Times New Roman" w:eastAsia="Georgia" w:hAnsi="Times New Roman" w:cs="Times New Roman"/>
              </w:rPr>
              <w:t xml:space="preserve">5) p.17</w:t>
            </w:r>
          </w:p>
        </w:tc>
      </w:tr>
    </w:tbl>
    <w:p w14:paraId="27456941" w14:textId="77777777" w:rsidR="004B4B1C" w:rsidRPr="004B4B1C" w:rsidRDefault="004B4B1C" w:rsidP="004B4B1C">
      <w:pPr>
        <w:keepNext/>
        <w:shd w:val="clear" w:color="auto" w:fill="FFFFFF" w:themeFill="background1"/>
        <w:spacing w:before="60" w:after="60"/>
        <w:rPr>
          <w:rFonts w:ascii="Times New Roman" w:hAnsi="Times New Roman" w:cs="Times New Roman"/>
          <w:b/>
          <w:bCs/>
          <w:u w:val="single"/>
        </w:rPr>
      </w:pPr>
    </w:p>
    <w:sectPr w:rsidR="004B4B1C" w:rsidRPr="004B4B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8542" w14:textId="77777777" w:rsidR="009A0771" w:rsidRDefault="009A0771" w:rsidP="0020053A">
      <w:pPr>
        <w:spacing w:after="0" w:line="240" w:lineRule="auto"/>
      </w:pPr>
      <w:r>
        <w:separator/>
      </w:r>
    </w:p>
  </w:endnote>
  <w:endnote w:type="continuationSeparator" w:id="0">
    <w:p w14:paraId="7AB75FE0" w14:textId="77777777" w:rsidR="009A0771" w:rsidRDefault="009A0771" w:rsidP="00200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27845" w14:textId="77777777" w:rsidR="009A0771" w:rsidRDefault="009A0771" w:rsidP="0020053A">
      <w:pPr>
        <w:spacing w:after="0" w:line="240" w:lineRule="auto"/>
      </w:pPr>
      <w:r>
        <w:separator/>
      </w:r>
    </w:p>
  </w:footnote>
  <w:footnote w:type="continuationSeparator" w:id="0">
    <w:p w14:paraId="5095D432" w14:textId="77777777" w:rsidR="009A0771" w:rsidRDefault="009A0771" w:rsidP="0020053A">
      <w:pPr>
        <w:spacing w:after="0" w:line="240" w:lineRule="auto"/>
      </w:pPr>
      <w:r>
        <w:continuationSeparator/>
      </w:r>
    </w:p>
  </w:footnote>
  <w:footnote w:id="1">
    <w:p w14:paraId="2215BA88" w14:textId="77777777" w:rsidR="0020053A" w:rsidRDefault="0020053A">
      <w:pPr>
        <w:pStyle w:val="FootnoteText"/>
      </w:pPr>
      <w:r>
        <w:rPr>
          <w:rStyle w:val="FootnoteReference"/>
        </w:rPr>
        <w:footnoteRef/>
      </w:r>
      <w:r>
        <w:t xml:space="preserve"> </w:t>
      </w:r>
      <w:r w:rsidRPr="0020053A">
        <w:t>Sources: PIB Release ID 2274280 (17 June 2026); PIB Backgrounder (29 July 2025); UK DBT India Factsheet (23 June 2026).</w:t>
      </w:r>
    </w:p>
  </w:footnote>
  <w:footnote w:id="2">
    <w:p w14:paraId="470814A2" w14:textId="065A272A" w:rsidR="00271C83" w:rsidRDefault="00271C83">
      <w:pPr>
        <w:pStyle w:val="FootnoteText"/>
      </w:pPr>
      <w:r>
        <w:rPr>
          <w:rStyle w:val="FootnoteReference"/>
        </w:rPr>
        <w:footnoteRef/>
      </w:r>
      <w:r>
        <w:t xml:space="preserve"> </w:t>
      </w:r>
      <w:r w:rsidRPr="00271C83">
        <w:t>Indicative grouping; see the Agreement text at commerce.gov.in for the definitive chapter list. 30 chapters per PIB Release ID 2274280.</w:t>
      </w:r>
    </w:p>
  </w:footnote>
  <w:footnote w:id="3">
    <w:p w14:paraId="71477A74" w14:textId="1A11D8FE" w:rsidR="003F303E" w:rsidRDefault="003F303E">
      <w:pPr>
        <w:pStyle w:val="FootnoteText"/>
      </w:pPr>
      <w:r>
        <w:rPr>
          <w:rStyle w:val="FootnoteReference"/>
        </w:rPr>
        <w:footnoteRef/>
      </w:r>
      <w:r>
        <w:t xml:space="preserve"> </w:t>
      </w:r>
      <w:r w:rsidRPr="003F303E">
        <w:t>https://www.wto.org/library/events/event_resources/devel_2002202315/71_298.pdf</w:t>
      </w:r>
    </w:p>
  </w:footnote>
  <w:footnote w:id="4">
    <w:p w14:paraId="2B0BE533" w14:textId="54B9D863" w:rsidR="00FB541F" w:rsidRDefault="00FB541F">
      <w:pPr>
        <w:pStyle w:val="FootnoteText"/>
      </w:pPr>
      <w:r>
        <w:rPr>
          <w:rStyle w:val="FootnoteReference"/>
        </w:rPr>
        <w:footnoteRef/>
      </w:r>
      <w:r>
        <w:t xml:space="preserve"> </w:t>
      </w:r>
      <w:r w:rsidRPr="00FB541F">
        <w:t>https://www.nsez.gov.in/Resources/Trade/UK%20GSP.pdf</w:t>
      </w:r>
    </w:p>
  </w:footnote>
  <w:footnote w:id="5">
    <w:p w14:paraId="52178E4B" w14:textId="06576590" w:rsidR="00687F3B" w:rsidRDefault="00687F3B">
      <w:pPr>
        <w:pStyle w:val="FootnoteText"/>
      </w:pPr>
      <w:r>
        <w:rPr>
          <w:rStyle w:val="FootnoteReference"/>
        </w:rPr>
        <w:footnoteRef/>
      </w:r>
      <w:r>
        <w:t xml:space="preserve"> </w:t>
      </w:r>
      <w:r w:rsidRPr="00687F3B">
        <w:t>https://www.api.gov.uk/dbt/uk-global-tariff-measures-as-defined/#uk-global-tariff-measures-as-defined</w:t>
      </w:r>
    </w:p>
  </w:footnote>
  <w:footnote w:id="6">
    <w:p w14:paraId="152C3480" w14:textId="36104DCB" w:rsidR="00420A7D" w:rsidRDefault="00420A7D">
      <w:pPr>
        <w:pStyle w:val="FootnoteText"/>
      </w:pPr>
      <w:r>
        <w:rPr>
          <w:rStyle w:val="FootnoteReference"/>
        </w:rPr>
        <w:footnoteRef/>
      </w:r>
      <w:r>
        <w:t xml:space="preserve"> </w:t>
      </w:r>
      <w:r w:rsidRPr="00420A7D">
        <w:t>claim tariff reductions or duty-free status under the Generalized System of Preferences.</w:t>
      </w:r>
    </w:p>
  </w:footnote>
  <w:footnote w:id="7">
    <w:p w14:paraId="00675938" w14:textId="339B9B38" w:rsidR="00D35DB9" w:rsidRDefault="00D35DB9">
      <w:pPr>
        <w:pStyle w:val="FootnoteText"/>
      </w:pPr>
      <w:r>
        <w:rPr>
          <w:rStyle w:val="FootnoteReference"/>
        </w:rPr>
        <w:footnoteRef/>
      </w:r>
      <w:r>
        <w:t xml:space="preserve"> </w:t>
      </w:r>
      <w:r w:rsidRPr="00D35DB9">
        <w:t xml:space="preserve">PIB Release ID 2274280; PIB Backgrounder (29 July 2025) pp. 3, 11–13; </w:t>
      </w:r>
      <w:r w:rsidR="00267C8F">
        <w:t xml:space="preserve">WTC MUMBAI </w:t>
      </w:r>
      <w:proofErr w:type="spellStart"/>
      <w:r w:rsidR="00267C8F">
        <w:t>REPORT</w:t>
      </w:r>
      <w:r w:rsidRPr="00D35DB9">
        <w:t>Mumbai</w:t>
      </w:r>
      <w:proofErr w:type="spellEnd"/>
      <w:r w:rsidRPr="00D35DB9">
        <w:t xml:space="preserve"> Report (2025) pp. 11–13. DCTS relief was partial and, on textiles/chemicals/steel/precious metals, withdrawn from 1 Jan 2026 (GOV.UK).</w:t>
      </w:r>
    </w:p>
  </w:footnote>
  <w:footnote w:id="8">
    <w:p w14:paraId="16AFE786" w14:textId="1E2DA8A1" w:rsidR="00424828" w:rsidRDefault="00424828">
      <w:pPr>
        <w:pStyle w:val="FootnoteText"/>
      </w:pPr>
      <w:r>
        <w:rPr>
          <w:rStyle w:val="FootnoteReference"/>
        </w:rPr>
        <w:footnoteRef/>
      </w:r>
      <w:r>
        <w:t xml:space="preserve"> </w:t>
      </w:r>
      <w:r w:rsidRPr="00424828">
        <w:t>https://taxguru.in/dgft/foreign-trade-policy-2023-ftp-2023.html</w:t>
      </w:r>
    </w:p>
  </w:footnote>
  <w:footnote w:id="9">
    <w:p w14:paraId="7D522A36" w14:textId="668AFC97" w:rsidR="00D30CFA" w:rsidRDefault="00D30CFA">
      <w:pPr>
        <w:pStyle w:val="FootnoteText"/>
      </w:pPr>
      <w:r>
        <w:rPr>
          <w:rStyle w:val="FootnoteReference"/>
        </w:rPr>
        <w:footnoteRef/>
      </w:r>
      <w:r>
        <w:t xml:space="preserve"> </w:t>
      </w:r>
      <w:r w:rsidRPr="00D30CFA">
        <w:t>https://taxguru.in/custom-duty/faceless-customs-assessment.html</w:t>
      </w:r>
    </w:p>
  </w:footnote>
  <w:footnote w:id="10">
    <w:p w14:paraId="1FAEC021" w14:textId="500BAC6B" w:rsidR="00A36190" w:rsidRDefault="00A36190">
      <w:pPr>
        <w:pStyle w:val="FootnoteText"/>
      </w:pPr>
      <w:r>
        <w:rPr>
          <w:rStyle w:val="FootnoteReference"/>
        </w:rPr>
        <w:footnoteRef/>
      </w:r>
      <w:r>
        <w:t xml:space="preserve"> </w:t>
      </w:r>
      <w:r w:rsidRPr="00A36190">
        <w:t xml:space="preserve">PIB Backgrounder (29 July 2025) p. 3 (duty table; applies to ~97.1% of tariff lines); spirits and automobile peaks per p. 12 and </w:t>
      </w:r>
      <w:r w:rsidR="00267C8F">
        <w:t xml:space="preserve">WTC MUMBAI </w:t>
      </w:r>
      <w:r w:rsidRPr="00A36190">
        <w:t>Report pp. 9, 12. Add 10% Social Welfare Surcharge on BCD and IGST on the landed value.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BF0"/>
    <w:multiLevelType w:val="hybridMultilevel"/>
    <w:tmpl w:val="72E05C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B4A3A"/>
    <w:multiLevelType w:val="hybridMultilevel"/>
    <w:tmpl w:val="94BA23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254C6"/>
    <w:multiLevelType w:val="hybridMultilevel"/>
    <w:tmpl w:val="741231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8F5CDC"/>
    <w:multiLevelType w:val="hybridMultilevel"/>
    <w:tmpl w:val="F42E1CB8"/>
    <w:lvl w:ilvl="0" w:tplc="3698C47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14E0E"/>
    <w:multiLevelType w:val="hybridMultilevel"/>
    <w:tmpl w:val="BB60E592"/>
    <w:lvl w:ilvl="0" w:tplc="62E45DB8">
      <w:start w:val="1"/>
      <w:numFmt w:val="decimal"/>
      <w:lvlText w:val="%1)"/>
      <w:lvlJc w:val="left"/>
      <w:pPr>
        <w:ind w:left="720" w:hanging="360"/>
      </w:pPr>
      <w:rPr>
        <w:rFonts w:eastAsia="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BE1249"/>
    <w:multiLevelType w:val="hybridMultilevel"/>
    <w:tmpl w:val="4756F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78728C"/>
    <w:multiLevelType w:val="hybridMultilevel"/>
    <w:tmpl w:val="FE489510"/>
    <w:lvl w:ilvl="0" w:tplc="27F8A81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E86463"/>
    <w:multiLevelType w:val="hybridMultilevel"/>
    <w:tmpl w:val="0680A3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560AA6"/>
    <w:multiLevelType w:val="hybridMultilevel"/>
    <w:tmpl w:val="D9F2AF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6066710">
    <w:abstractNumId w:val="7"/>
  </w:num>
  <w:num w:numId="2" w16cid:durableId="1036465072">
    <w:abstractNumId w:val="6"/>
  </w:num>
  <w:num w:numId="3" w16cid:durableId="1334841786">
    <w:abstractNumId w:val="5"/>
  </w:num>
  <w:num w:numId="4" w16cid:durableId="728766128">
    <w:abstractNumId w:val="3"/>
  </w:num>
  <w:num w:numId="5" w16cid:durableId="1520660782">
    <w:abstractNumId w:val="0"/>
  </w:num>
  <w:num w:numId="6" w16cid:durableId="61875163">
    <w:abstractNumId w:val="4"/>
  </w:num>
  <w:num w:numId="7" w16cid:durableId="547422697">
    <w:abstractNumId w:val="1"/>
  </w:num>
  <w:num w:numId="8" w16cid:durableId="928854063">
    <w:abstractNumId w:val="2"/>
  </w:num>
  <w:num w:numId="9" w16cid:durableId="17569005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A3AUIjEzNTQ0NzCyUdpeDU4uLM/DyQAsNaAAZ+G/YsAAAA"/>
  </w:docVars>
  <w:rsids>
    <w:rsidRoot w:val="0073165E"/>
    <w:rsid w:val="00090095"/>
    <w:rsid w:val="000B270B"/>
    <w:rsid w:val="000B4367"/>
    <w:rsid w:val="00115327"/>
    <w:rsid w:val="00195EBE"/>
    <w:rsid w:val="0020053A"/>
    <w:rsid w:val="00267C8F"/>
    <w:rsid w:val="00271C83"/>
    <w:rsid w:val="002E7115"/>
    <w:rsid w:val="00300B10"/>
    <w:rsid w:val="00320D24"/>
    <w:rsid w:val="00325FD4"/>
    <w:rsid w:val="003C7C8A"/>
    <w:rsid w:val="003F303E"/>
    <w:rsid w:val="00420A7D"/>
    <w:rsid w:val="00424828"/>
    <w:rsid w:val="00440078"/>
    <w:rsid w:val="00472BE3"/>
    <w:rsid w:val="00490F28"/>
    <w:rsid w:val="00493E61"/>
    <w:rsid w:val="004B4B1C"/>
    <w:rsid w:val="004F1F50"/>
    <w:rsid w:val="00533D0A"/>
    <w:rsid w:val="005411BE"/>
    <w:rsid w:val="00557AF3"/>
    <w:rsid w:val="00575BA8"/>
    <w:rsid w:val="005C1EA1"/>
    <w:rsid w:val="005F2477"/>
    <w:rsid w:val="00647ED8"/>
    <w:rsid w:val="00681EC7"/>
    <w:rsid w:val="00687F3B"/>
    <w:rsid w:val="006C68C1"/>
    <w:rsid w:val="006F7975"/>
    <w:rsid w:val="0073165E"/>
    <w:rsid w:val="00784776"/>
    <w:rsid w:val="008175CF"/>
    <w:rsid w:val="008426F3"/>
    <w:rsid w:val="008865D7"/>
    <w:rsid w:val="00896F71"/>
    <w:rsid w:val="008C057E"/>
    <w:rsid w:val="008F2F16"/>
    <w:rsid w:val="00903143"/>
    <w:rsid w:val="00904262"/>
    <w:rsid w:val="00915D25"/>
    <w:rsid w:val="00922A83"/>
    <w:rsid w:val="00926B8D"/>
    <w:rsid w:val="009A0771"/>
    <w:rsid w:val="00A36190"/>
    <w:rsid w:val="00AB5BEE"/>
    <w:rsid w:val="00AC0EB2"/>
    <w:rsid w:val="00AF01D1"/>
    <w:rsid w:val="00B23691"/>
    <w:rsid w:val="00B4634E"/>
    <w:rsid w:val="00B86207"/>
    <w:rsid w:val="00BE5AE3"/>
    <w:rsid w:val="00C15BEA"/>
    <w:rsid w:val="00C304F3"/>
    <w:rsid w:val="00CE040D"/>
    <w:rsid w:val="00D03C3F"/>
    <w:rsid w:val="00D30CFA"/>
    <w:rsid w:val="00D35DB9"/>
    <w:rsid w:val="00DF1DDF"/>
    <w:rsid w:val="00EF6E80"/>
    <w:rsid w:val="00F67A17"/>
    <w:rsid w:val="00F91942"/>
    <w:rsid w:val="00FB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3941D"/>
  <w15:chartTrackingRefBased/>
  <w15:docId w15:val="{FC8A7C4B-A1C6-4113-B4E7-34043DBA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B1C"/>
  </w:style>
  <w:style w:type="paragraph" w:styleId="Heading1">
    <w:name w:val="heading 1"/>
    <w:basedOn w:val="Normal"/>
    <w:next w:val="Normal"/>
    <w:link w:val="Heading1Char"/>
    <w:uiPriority w:val="9"/>
    <w:qFormat/>
    <w:rsid w:val="00731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1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1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5E"/>
    <w:rPr>
      <w:rFonts w:eastAsiaTheme="majorEastAsia" w:cstheme="majorBidi"/>
      <w:color w:val="272727" w:themeColor="text1" w:themeTint="D8"/>
    </w:rPr>
  </w:style>
  <w:style w:type="paragraph" w:styleId="Title">
    <w:name w:val="Title"/>
    <w:basedOn w:val="Normal"/>
    <w:next w:val="Normal"/>
    <w:link w:val="TitleChar"/>
    <w:uiPriority w:val="10"/>
    <w:qFormat/>
    <w:rsid w:val="00731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5E"/>
    <w:pPr>
      <w:spacing w:before="160"/>
      <w:jc w:val="center"/>
    </w:pPr>
    <w:rPr>
      <w:i/>
      <w:iCs/>
      <w:color w:val="404040" w:themeColor="text1" w:themeTint="BF"/>
    </w:rPr>
  </w:style>
  <w:style w:type="character" w:customStyle="1" w:styleId="QuoteChar">
    <w:name w:val="Quote Char"/>
    <w:basedOn w:val="DefaultParagraphFont"/>
    <w:link w:val="Quote"/>
    <w:uiPriority w:val="29"/>
    <w:rsid w:val="0073165E"/>
    <w:rPr>
      <w:i/>
      <w:iCs/>
      <w:color w:val="404040" w:themeColor="text1" w:themeTint="BF"/>
    </w:rPr>
  </w:style>
  <w:style w:type="paragraph" w:styleId="ListParagraph">
    <w:name w:val="List Paragraph"/>
    <w:basedOn w:val="Normal"/>
    <w:uiPriority w:val="34"/>
    <w:qFormat/>
    <w:rsid w:val="0073165E"/>
    <w:pPr>
      <w:ind w:left="720"/>
      <w:contextualSpacing/>
    </w:pPr>
  </w:style>
  <w:style w:type="character" w:styleId="IntenseEmphasis">
    <w:name w:val="Intense Emphasis"/>
    <w:basedOn w:val="DefaultParagraphFont"/>
    <w:uiPriority w:val="21"/>
    <w:qFormat/>
    <w:rsid w:val="0073165E"/>
    <w:rPr>
      <w:i/>
      <w:iCs/>
      <w:color w:val="2F5496" w:themeColor="accent1" w:themeShade="BF"/>
    </w:rPr>
  </w:style>
  <w:style w:type="paragraph" w:styleId="IntenseQuote">
    <w:name w:val="Intense Quote"/>
    <w:basedOn w:val="Normal"/>
    <w:next w:val="Normal"/>
    <w:link w:val="IntenseQuoteChar"/>
    <w:uiPriority w:val="30"/>
    <w:qFormat/>
    <w:rsid w:val="00731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65E"/>
    <w:rPr>
      <w:i/>
      <w:iCs/>
      <w:color w:val="2F5496" w:themeColor="accent1" w:themeShade="BF"/>
    </w:rPr>
  </w:style>
  <w:style w:type="character" w:styleId="IntenseReference">
    <w:name w:val="Intense Reference"/>
    <w:basedOn w:val="DefaultParagraphFont"/>
    <w:uiPriority w:val="32"/>
    <w:qFormat/>
    <w:rsid w:val="0073165E"/>
    <w:rPr>
      <w:b/>
      <w:bCs/>
      <w:smallCaps/>
      <w:color w:val="2F5496" w:themeColor="accent1" w:themeShade="BF"/>
      <w:spacing w:val="5"/>
    </w:rPr>
  </w:style>
  <w:style w:type="paragraph" w:styleId="FootnoteText">
    <w:name w:val="footnote text"/>
    <w:basedOn w:val="Normal"/>
    <w:link w:val="FootnoteTextChar"/>
    <w:uiPriority w:val="99"/>
    <w:semiHidden/>
    <w:unhideWhenUsed/>
    <w:rsid w:val="002005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053A"/>
    <w:rPr>
      <w:sz w:val="20"/>
      <w:szCs w:val="20"/>
    </w:rPr>
  </w:style>
  <w:style w:type="character" w:styleId="FootnoteReference">
    <w:name w:val="footnote reference"/>
    <w:basedOn w:val="DefaultParagraphFont"/>
    <w:uiPriority w:val="99"/>
    <w:semiHidden/>
    <w:unhideWhenUsed/>
    <w:rsid w:val="0020053A"/>
    <w:rPr>
      <w:vertAlign w:val="superscript"/>
    </w:rPr>
  </w:style>
  <w:style w:type="table" w:styleId="TableGrid">
    <w:name w:val="Table Grid"/>
    <w:basedOn w:val="TableNormal"/>
    <w:uiPriority w:val="39"/>
    <w:rsid w:val="00200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38FDD-6B95-445C-B07F-B4E8A1815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20</Pages>
  <Words>3676</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Agrawal</dc:creator>
  <cp:keywords/>
  <dc:description/>
  <cp:lastModifiedBy>Ruby Agrawal</cp:lastModifiedBy>
  <cp:revision>54</cp:revision>
  <dcterms:created xsi:type="dcterms:W3CDTF">2026-07-15T09:33:00Z</dcterms:created>
  <dcterms:modified xsi:type="dcterms:W3CDTF">2026-07-17T08:16:00Z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8e52153e-5b75-4061-928b-85d9d60ec2db</vt:lpwstr>
  </property>
</Properties>
</file>